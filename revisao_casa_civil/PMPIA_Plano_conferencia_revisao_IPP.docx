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6B49" w14:textId="77777777" w:rsidR="00586260" w:rsidRDefault="00000000">
      <w:pPr>
        <w:pStyle w:val="Ttulo1"/>
      </w:pPr>
      <w:bookmarkStart w:id="0" w:name="_da49b54ef821f5950e766455a3b4705f6dac1b2"/>
      <w:r>
        <w:t xml:space="preserve">Plano Municipal da Primeira Infância Antirracista do município do Rio de Janeiro</w:t>
      </w:r>
    </w:p>
    <w:p w14:paraId="10616B4A" w14:textId="77777777" w:rsidR="00586260" w:rsidRDefault="00000000">
      <w:pPr>
        <w:pStyle w:val="FirstParagraph"/>
      </w:pPr>
      <w:r>
        <w:rPr>
          <w:b/>
          <w:bCs/>
        </w:rPr>
        <w:t xml:space="preserve">Minuta consolidada para apreciação institucional — atualizada em 6 de outubro de 2026</w:t>
      </w:r>
    </w:p>
    <w:p w14:paraId="10616B4B" w14:textId="77777777" w:rsidR="00586260" w:rsidRDefault="00000000">
      <w:pPr>
        <w:pStyle w:val="Corpodetexto"/>
      </w:pPr>
      <w:r>
        <w:t xml:space="preserve">Esta minuta organiza o PMPIA nos nove eixos da política municipal integrada e apresenta diagnóstico, objetivos, resultados esperados e indicadores. As escolhas da revisão e as definições para decisão institucional estão documentadas na nota técnica que acompanha esta minuta.</w:t>
      </w:r>
    </w:p>
    <w:p w14:paraId="10616B4C" w14:textId="77777777" w:rsidR="00586260" w:rsidRDefault="00000000">
      <w:pPr>
        <w:pStyle w:val="Ttulo2"/>
      </w:pPr>
      <w:bookmarkStart w:id="1" w:name="_sumário"/>
      <w:r>
        <w:t xml:space="preserve">Sumário</w:t>
      </w:r>
    </w:p>
    <w:p w14:paraId="10616B4D" w14:textId="77777777" w:rsidR="00586260" w:rsidRDefault="00000000">
      <w:pPr>
        <w:pStyle w:val="Compact"/>
        <w:numPr>
          <w:ilvl w:val="0"/>
          <w:numId w:val="2"/>
        </w:numPr>
      </w:pPr>
      <w:r>
        <w:t xml:space="preserve">Apresentação</w:t>
      </w:r>
    </w:p>
    <w:p w14:paraId="10616B4E" w14:textId="77777777" w:rsidR="00586260" w:rsidRDefault="00000000">
      <w:pPr>
        <w:pStyle w:val="Compact"/>
        <w:numPr>
          <w:ilvl w:val="0"/>
          <w:numId w:val="2"/>
        </w:numPr>
      </w:pPr>
      <w:r>
        <w:t xml:space="preserve">1. Introdução</w:t>
      </w:r>
    </w:p>
    <w:p w14:paraId="10616B4F" w14:textId="77777777" w:rsidR="00586260" w:rsidRDefault="00000000">
      <w:pPr>
        <w:pStyle w:val="Compact"/>
        <w:numPr>
          <w:ilvl w:val="0"/>
          <w:numId w:val="2"/>
        </w:numPr>
      </w:pPr>
      <w:r>
        <w:t xml:space="preserve">2. Metodologia de construção do plano</w:t>
      </w:r>
    </w:p>
    <w:p w14:paraId="10616B50" w14:textId="77777777" w:rsidR="00586260" w:rsidRDefault="00000000">
      <w:pPr>
        <w:pStyle w:val="Compact"/>
        <w:numPr>
          <w:ilvl w:val="0"/>
          <w:numId w:val="2"/>
        </w:numPr>
      </w:pPr>
      <w:r>
        <w:t xml:space="preserve">3. Visão geral e integração municipal</w:t>
      </w:r>
    </w:p>
    <w:p w14:paraId="10616B51" w14:textId="77777777" w:rsidR="00586260" w:rsidRDefault="00000000">
      <w:pPr>
        <w:pStyle w:val="Compact"/>
        <w:numPr>
          <w:ilvl w:val="0"/>
          <w:numId w:val="2"/>
        </w:numPr>
      </w:pPr>
      <w:r>
        <w:t xml:space="preserve">4. Retrato da primeira infância negra na cidade do Rio de Janeiro</w:t>
      </w:r>
    </w:p>
    <w:p w14:paraId="10616B52" w14:textId="77777777" w:rsidR="00586260" w:rsidRDefault="00000000">
      <w:pPr>
        <w:pStyle w:val="Compact"/>
        <w:numPr>
          <w:ilvl w:val="0"/>
          <w:numId w:val="2"/>
        </w:numPr>
      </w:pPr>
      <w:r>
        <w:t xml:space="preserve">5. Resumo das escutas online</w:t>
      </w:r>
    </w:p>
    <w:p w14:paraId="10616B53" w14:textId="77777777" w:rsidR="00586260" w:rsidRDefault="00000000">
      <w:pPr>
        <w:pStyle w:val="Compact"/>
        <w:numPr>
          <w:ilvl w:val="0"/>
          <w:numId w:val="2"/>
        </w:numPr>
      </w:pPr>
      <w:r>
        <w:t xml:space="preserve">6. A importância de escutar as crianças</w:t>
      </w:r>
    </w:p>
    <w:p w14:paraId="10616B54" w14:textId="77777777" w:rsidR="00586260" w:rsidRDefault="00000000">
      <w:pPr>
        <w:pStyle w:val="Compact"/>
        <w:numPr>
          <w:ilvl w:val="0"/>
          <w:numId w:val="2"/>
        </w:numPr>
      </w:pPr>
      <w:r>
        <w:t xml:space="preserve">7. Articulação com a política nacional</w:t>
      </w:r>
    </w:p>
    <w:p w14:paraId="10616B55" w14:textId="77777777" w:rsidR="00586260" w:rsidRDefault="00000000">
      <w:pPr>
        <w:pStyle w:val="Compact"/>
        <w:numPr>
          <w:ilvl w:val="0"/>
          <w:numId w:val="2"/>
        </w:numPr>
      </w:pPr>
      <w:r>
        <w:t xml:space="preserve">8. Nove eixos de atuação</w:t>
      </w:r>
    </w:p>
    <w:p w14:paraId="10616B56" w14:textId="77777777" w:rsidR="00586260" w:rsidRDefault="00000000">
      <w:pPr>
        <w:pStyle w:val="Compact"/>
        <w:numPr>
          <w:ilvl w:val="0"/>
          <w:numId w:val="2"/>
        </w:numPr>
      </w:pPr>
      <w:r>
        <w:t xml:space="preserve">9. Implementação, participação social e governança</w:t>
      </w:r>
    </w:p>
    <w:p w14:paraId="10616B57" w14:textId="77777777" w:rsidR="00586260" w:rsidRDefault="00000000">
      <w:pPr>
        <w:pStyle w:val="Compact"/>
        <w:numPr>
          <w:ilvl w:val="0"/>
          <w:numId w:val="2"/>
        </w:numPr>
      </w:pPr>
      <w:r>
        <w:t xml:space="preserve">10. Referências</w:t>
      </w:r>
    </w:p>
    <w:p w14:paraId="10616B58" w14:textId="77777777" w:rsidR="00586260" w:rsidRDefault="00000000">
      <w:pPr>
        <w:pStyle w:val="Compact"/>
        <w:numPr>
          <w:ilvl w:val="0"/>
          <w:numId w:val="2"/>
        </w:numPr>
      </w:pPr>
      <w:r>
        <w:t xml:space="preserve">Anexo A. Fundamentação dos seis eixos de origem</w:t>
      </w:r>
    </w:p>
    <w:p w14:paraId="10616B59" w14:textId="77777777" w:rsidR="00586260" w:rsidRDefault="00000000">
      <w:pPr>
        <w:pStyle w:val="Compact"/>
        <w:numPr>
          <w:ilvl w:val="0"/>
          <w:numId w:val="2"/>
        </w:numPr>
      </w:pPr>
      <w:r>
        <w:t xml:space="preserve">Anexo B. Créditos e registros visuais do original</w:t>
      </w:r>
    </w:p>
    <w:p w14:paraId="10616B5A" w14:textId="77777777" w:rsidR="00586260" w:rsidRDefault="00000000">
      <w:pPr>
        <w:pStyle w:val="Compact"/>
        <w:numPr>
          <w:ilvl w:val="0"/>
          <w:numId w:val="2"/>
        </w:numPr>
      </w:pPr>
      <w:r>
        <w:t xml:space="preserve">Anexo C. Quadro-síntese dos indicadores</w:t>
      </w:r>
    </w:p>
    <w:p w14:paraId="10616B5B" w14:textId="77777777" w:rsidR="00586260" w:rsidRDefault="00000000">
      <w:pPr>
        <w:pStyle w:val="Ttulo2"/>
        <w:pageBreakBefore/>
      </w:pPr>
      <w:bookmarkStart w:id="2" w:name="_apresentação"/>
      <w:bookmarkEnd w:id="1"/>
      <w:r>
        <w:t xml:space="preserve">Apresentação</w:t>
      </w:r>
    </w:p>
    <w:p w14:paraId="10616B5C" w14:textId="77777777" w:rsidR="00586260" w:rsidRDefault="00000000">
      <w:pPr>
        <w:pStyle w:val="FirstParagraph"/>
      </w:pPr>
      <w:r>
        <w:t xml:space="preserve">O Plano Municipal da Primeira Infância Antirracista do Rio de Janeiro (PMPIA-Rio) parte de um entendimento de que não é possível promover os direitos de bebês e crianças pequenas sem enfrentar o racismo de forma explícita e intencional. No Rio de Janeiro, colocar a primeira infância no centro das políticas públicas também exige afirmar que o cuidado precisa ser antirracista, enfrentando as desigualdades raciais e territoriais que podem marcar o acesso a serviços de qualidade, oportunidades e à proteção.</w:t>
      </w:r>
    </w:p>
    <w:p w14:paraId="10616B5D" w14:textId="77777777" w:rsidR="00586260" w:rsidRDefault="00000000">
      <w:pPr>
        <w:pStyle w:val="Corpodetexto"/>
      </w:pPr>
      <w:r>
        <w:t xml:space="preserve">O PMPIA-Rio resulta de uma rica construção entre a Secretaria Municipal de Direitos Humanos e Igualdade Racial (SEDHIR) e o UNICEF, em diálogo com diferentes áreas da Prefeitura, conselhos, organizações da sociedade civil, lideranças, profissionais da rede pública, famílias e crianças. Ele traduz um processo de escuta, articulação e compromisso em diretrizes para o período de vigência. Ao orientar ações, o PMPIA-Rio busca fortalecer uma agenda pública capaz de enfrentar desigualdades históricas de forma contínua, intersetorial e conectada aos territórios.</w:t>
      </w:r>
    </w:p>
    <w:p w14:paraId="10616B5E" w14:textId="77777777" w:rsidR="00586260" w:rsidRDefault="00000000">
      <w:pPr>
        <w:pStyle w:val="Corpodetexto"/>
      </w:pPr>
      <w:r>
        <w:t xml:space="preserve">Ao reunir objetivos e indicadores em diferentes áreas, o Plano reconhece ainda que a promoção da equidade racial na primeira infância não pode ficar restrita a um único setor, mas sim estar presente na saúde, na educação infantil, na assistência social, na cultura, na ocupação e vivência dos territórios, na comunicação, na participação social e na prevenção das violências. Precisa também dialogar com a realidade do planejamento e da gestão pública, sem depender de iniciativas pontuais, e passar a fazer parte, de maneira estruturada e sustentável, da resposta do município às necessidades das crianças pequenas e de suas famílias na cidade do Rio de Janeiro.</w:t>
      </w:r>
    </w:p>
    <w:p w14:paraId="10616B5F" w14:textId="77777777" w:rsidR="00586260" w:rsidRDefault="00000000">
      <w:pPr>
        <w:pStyle w:val="Corpodetexto"/>
      </w:pPr>
      <w:r>
        <w:t xml:space="preserve">Com este Plano, o Rio de Janeiro fortalece sua atuação em políticas públicas para crianças e adolescentes negros e dá um passo importante ao afirmar uma agenda ainda em consolidação no país: a de que uma política de primeira infância, para ser efetivamente justa, precisa incorporar o enfrentamento ao racismo como princípio e prática. Desta forma, reconhecer e valorizar as infâncias negras, indígenas e periféricas, enfrentar barreiras históricas de acesso e permanência nos serviços e apoiar, de forma mais consistente, quem cuida, são premissas fundamentais para a implementação do PMPIA-Rio.</w:t>
      </w:r>
    </w:p>
    <w:p w14:paraId="10616B60" w14:textId="77777777" w:rsidR="00586260" w:rsidRDefault="00000000">
      <w:pPr>
        <w:pStyle w:val="Corpodetexto"/>
      </w:pPr>
      <w:r>
        <w:t xml:space="preserve">Enfrentar o racismo desde a primeira infância é uma responsabilidade de toda a gestão pública e de toda a sociedade. O UNICEF criou o programa Primeira Infância Antirracista justamente para apoiar os governos em suas jornadas antirracistas, e em todos os níveis da administração. Que este Plano seja um instrumento vivo de compromisso, ação e investimento, capaz de contribuir para uma cidade verdadeiramente antirracista, em que cada criança possa crescer com cuidado, proteção, pertencimento e oportunidades, sem que sua trajetória seja definida pela cor da pele, pelo território onde nasce ou pelas desigualdades que ainda marcam a vida urbana.</w:t>
      </w:r>
    </w:p>
    <w:p w14:paraId="10616B61" w14:textId="77777777" w:rsidR="00586260" w:rsidRDefault="00000000">
      <w:pPr>
        <w:pStyle w:val="Ttulo2"/>
        <w:pageBreakBefore/>
      </w:pPr>
      <w:bookmarkStart w:id="3" w:name="_introdução"/>
      <w:bookmarkEnd w:id="2"/>
      <w:r>
        <w:t xml:space="preserve">1. Introdução</w:t>
      </w:r>
    </w:p>
    <w:p w14:paraId="10616B62" w14:textId="77777777" w:rsidR="00586260" w:rsidRDefault="00000000">
      <w:pPr>
        <w:pStyle w:val="FirstParagraph"/>
      </w:pPr>
      <w:r>
        <w:t xml:space="preserve">O Plano Municipal da Primeira Infância Antirracista do Rio de Janeiro (PMPIA) nasce do compromisso de enfrentar as desigualdades raciais que atravessam a gestação, o nascimento e os primeiros anos de vida de crianças pretas, pardas, indígenas e de outras populações historicamente discriminadas.</w:t>
      </w:r>
    </w:p>
    <w:p w14:paraId="10616B63" w14:textId="77777777" w:rsidR="00586260" w:rsidRDefault="00000000">
      <w:pPr>
        <w:pStyle w:val="Corpodetexto"/>
      </w:pPr>
      <w:r>
        <w:t xml:space="preserve">Desenvolvido em parceria entre o Fundo das Nações Unidas para a Infância (UNICEF) e a Prefeitura do Rio de Janeiro, o PMPIA é um instrumento para operacionalizar esse compromisso no campo da primeira infância. O Plano apoia a incorporação da perspectiva antirracista na gestão, nas rotinas de cuidado e nos processos de trabalho das unidades de saúde, educação e assistência social, fortalecendo práticas sensíveis às especificidades étnico-raciais das crianças e de suas famílias.</w:t>
      </w:r>
    </w:p>
    <w:p w14:paraId="10616B64" w14:textId="77777777" w:rsidR="00586260" w:rsidRDefault="00000000">
      <w:pPr>
        <w:pStyle w:val="Corpodetexto"/>
      </w:pPr>
      <w:r>
        <w:t xml:space="preserve">A estratégia PIA - Primeira Infância Antirracista do UNICEF chama a atenção de profissionais da educação, assistência social e saúde para os impactos do racismo no desenvolvimento infantil e contribui para racializar o cuidado e o atendimento oferecidos às crianças e às suas famílias. Isso inclui apoiar mães, pais e cuidadores no exercício de uma parentalidade protetiva e promotora do desenvolvimento infantil.</w:t>
      </w:r>
    </w:p>
    <w:p w14:paraId="10616B65" w14:textId="77777777" w:rsidR="00586260" w:rsidRDefault="00000000">
      <w:pPr>
        <w:pStyle w:val="Corpodetexto"/>
      </w:pPr>
      <w:r>
        <w:t xml:space="preserve">Garantir o pleno desenvolvimento das crianças exige enfrentar o racismo estrutural e institucional por meio de um pacto coletivo que envolva poder público, serviços, famílias e sociedade, reconhecendo o problema e institucionalizando práticas antirracistas de forma consistente. O PMPIA dialoga com o bloco de constitucionalidade brasileiro voltado ao enfrentamento ao racismo, incluindo a Convenção Interamericana contra o Racismo e o Estatuto da Igualdade Racial, reforçando o dever do poder público municipal de prevenir, identificar e enfrentar o racismo em seus serviços.</w:t>
      </w:r>
    </w:p>
    <w:p w14:paraId="10616B66" w14:textId="77777777" w:rsidR="00586260" w:rsidRDefault="00000000">
      <w:pPr>
        <w:pStyle w:val="Corpodetexto"/>
      </w:pPr>
      <w:r>
        <w:t xml:space="preserve">Dialoga também com os Objetivos de Desenvolvimento Sustentável relacionados à saúde (ODS 3), educação de qualidade (ODS 4), igualdade de gênero (ODS 5), água e saneamento (ODS 6), redução das desigualdades (ODS 10), cidades e comunidades sustentáveis (ODS 11), paz, justiça e instituições eficazes (ODS 16) e, no caso brasileiro, à promoção da igualdade étnico-racial (ODS 18, objetivo adicional proposto pelo Brasil, sem equivalente na Agenda 2030 das Nações Unidas). Ao adotar esses referenciais, o PMPIA reafirma o compromisso do município com políticas públicas intersetoriais capazes de enfrentar desigualdades estruturais, promover justiça social e garantir condições dignas para o desenvolvimento integral desde o início da vida.</w:t>
      </w:r>
    </w:p>
    <w:p w14:paraId="10616B67" w14:textId="77777777" w:rsidR="00586260" w:rsidRDefault="00000000">
      <w:pPr>
        <w:pStyle w:val="Corpodetexto"/>
      </w:pPr>
      <w:r>
        <w:t xml:space="preserve">Para os fins deste Plano, primeira infância é o período definido no art. 2º da Lei nº 13.257/2016, os primeiros seis anos completos ou 72 meses de vida. Quando o diagnóstico usa a faixa estatística de 0 a 6 anos completos, ele inclui todas as crianças de seis anos e, portanto, </w:t>
      </w:r>
      <w:commentRangeStart w:id="100"/>
      <w:r>
        <w:t xml:space="preserve">um grupo um pouco mais amplo do que o da definição legal</w:t>
      </w:r>
      <w:commentRangeEnd w:id="100"/>
      <w:r>
        <w:commentReference w:id="100"/>
      </w:r>
      <w:r>
        <w:t xml:space="preserve">; a diferença está indicada onde importa. O PMPIA propõe transformar diagnóstico e escuta em ação ao longo de sua vigência, combinando governança, territorialização, planejamento, orçamento e responsabilização, em consonância com o Marco Legal da Primeira Infância (Lei nº 13.257/2016) e com a Política Nacional Integrada para a Primeira Infância (PNIPI). Em termos práticos, isso significa revisar rotinas, protocolos e fluxos de atendimento, fortalecer formação continuada e letramento racial, priorizar territórios com base em evidências, incorporar escutas de crianças e cuidadores, monitorar indicadores com recortes por raça/cor, sexo, quando aplicável, e território, e integrar o Plano ao ciclo de planejamento e orçamento do município.</w:t>
      </w:r>
    </w:p>
    <w:p w14:paraId="10616B68" w14:textId="77777777" w:rsidR="00586260" w:rsidRDefault="00000000">
      <w:pPr>
        <w:pStyle w:val="Corpodetexto"/>
      </w:pPr>
      <w:r>
        <w:t xml:space="preserve">O PMPIA propõe, assim, uma mudança sustentada no modo como o município cuida da primeira infância, reconhecendo que o enfrentamento ao racismo é condição para garantir direitos. Com intersetorialidade, continuidade institucional e participação das comunidades, o Rio de Janeiro pode consolidar uma referência municipal em políticas públicas antirracistas para bebês e crianças pequenas.</w:t>
      </w:r>
    </w:p>
    <w:p w14:paraId="10616B69" w14:textId="77777777" w:rsidR="00586260" w:rsidRDefault="00000000">
      <w:pPr>
        <w:pStyle w:val="Ttulo2"/>
        <w:pageBreakBefore/>
      </w:pPr>
      <w:bookmarkStart w:id="4" w:name="_1a2610af65392c3a79091c4f8de1b3e21144eb4"/>
      <w:bookmarkEnd w:id="3"/>
      <w:r>
        <w:t xml:space="preserve">2. Metodologia de construção do plano</w:t>
      </w:r>
    </w:p>
    <w:p w14:paraId="10616B6A" w14:textId="77777777" w:rsidR="00586260" w:rsidRDefault="00000000">
      <w:pPr>
        <w:pStyle w:val="FirstParagraph"/>
      </w:pPr>
      <w:r>
        <w:t xml:space="preserve">O percurso descrito nesta seção corresponde à elaboração do documento de origem.</w:t>
      </w:r>
    </w:p>
    <w:p w14:paraId="10616B6B" w14:textId="77777777" w:rsidR="00586260" w:rsidRDefault="00000000">
      <w:pPr>
        <w:pStyle w:val="Corpodetexto"/>
      </w:pPr>
      <w:r>
        <w:t xml:space="preserve">Em 2022, no marco da Agenda Cidade UNICEF no município, o Rio de Janeiro iniciou o percurso da Primeira Infância Antirracista no território da Pavuna, com atividades de formação e sensibilização. Esse processo contribuiu para racializar o debate e preparar o terreno institucional e territorial para a elaboração do Plano Municipal da Primeira Infância Antirracista.</w:t>
      </w:r>
    </w:p>
    <w:p w14:paraId="10616B6C" w14:textId="77777777" w:rsidR="00586260" w:rsidRDefault="00000000">
      <w:pPr>
        <w:pStyle w:val="Corpodetexto"/>
      </w:pPr>
      <w:r>
        <w:t xml:space="preserve">O PMPIA foi elaborado pelo UNICEF e por representantes do poder público municipal do Rio de Janeiro, com liderança da SEDHIR, entre novembro de 2025 e março de 2026, por meio de um processo consultivo baseado em escutas e coleta de contribuições de diferentes públicos e setores.</w:t>
      </w:r>
    </w:p>
    <w:p w14:paraId="10616B6D" w14:textId="77777777" w:rsidR="00586260" w:rsidRDefault="00000000">
      <w:pPr>
        <w:pStyle w:val="Corpodetexto"/>
      </w:pPr>
      <w:r>
        <w:t xml:space="preserve">As escutas ocorreram por diferentes mecanismos, incluindo formulário online e reuniões presenciais, envolvendo equipes municipais, organizações da sociedade civil, movimentos negros, coletivos territoriais e famílias. Também foi realizada uma escuta específica com crianças de 4 a 6 anos no território da Maré, em parceria com a Redes da Maré. As contribuições das crianças foram fundamentais para a formulação e organização dos eixos do PMPIA, orientando prioridades, estratégias e temas centrais relacionados ao brincar, convivência comunitária, enfrentamento do racismo, cuidado, violência, acesso à cidade e proteção integral. O processo incluiu devolutivas nos territórios participantes, reforçando o compromisso com a participação social e o retorno às comunidades.</w:t>
      </w:r>
    </w:p>
    <w:p w14:paraId="10616B6E" w14:textId="77777777" w:rsidR="00586260" w:rsidRDefault="00000000">
      <w:pPr>
        <w:pStyle w:val="Corpodetexto"/>
      </w:pPr>
      <w:r>
        <w:t xml:space="preserve">Para a formulação da proposta do Plano, foram incorporados insumos da Oficina Intersetorial para a construção de um Plano de Primeira Infância Antirracista, realizada em 2025 no Rio de Janeiro pelo UNICEF, com representantes das Secretarias Municipais de Direitos Humanos e Igualdade Racial, Saúde, Educação, Assistência Social e Cultura. As contribuições apontaram que o racismo estrutural impacta a vida das crianças desde o pré-natal e que políticas públicas antirracistas precisam ser intersetoriais, sustentáveis e territorializadas.</w:t>
      </w:r>
    </w:p>
    <w:p w14:paraId="10616B6F" w14:textId="77777777" w:rsidR="00586260" w:rsidRDefault="00000000">
      <w:pPr>
        <w:pStyle w:val="Corpodetexto"/>
      </w:pPr>
      <w:r>
        <w:t xml:space="preserve">O processo incluiu ainda diálogo com a Secretaria Municipal de Direitos Humanos e Igualdade Racial, com o CMDCA Rio e uma oficina presencial de validação da redação e da estrutura do PMPIA.</w:t>
      </w:r>
    </w:p>
    <w:p w14:paraId="10616B70" w14:textId="77777777" w:rsidR="00586260" w:rsidRDefault="00000000">
      <w:pPr>
        <w:pStyle w:val="Corpodetexto"/>
      </w:pPr>
      <w:r>
        <w:t xml:space="preserve">Como eixo orientador, a construção do Plano buscou organizar contribuições para uma política territorializada, transversal e intersetorial, com foco em monitoramento, formação permanente, participação social e fortalecimento de respostas públicas voltadas à primeira infância negra e periférica.</w:t>
      </w:r>
    </w:p>
    <w:p w14:paraId="10616B71" w14:textId="77777777" w:rsidR="00586260" w:rsidRDefault="00000000">
      <w:pPr>
        <w:pStyle w:val="Ttulo2"/>
        <w:pageBreakBefore/>
      </w:pPr>
      <w:bookmarkStart w:id="5" w:name="_a602d737336a829ef9e9669c19bab00232adaf2"/>
      <w:bookmarkEnd w:id="4"/>
      <w:r>
        <w:t xml:space="preserve">3. Visão geral e integração municipal</w:t>
      </w:r>
    </w:p>
    <w:p w14:paraId="10616B72" w14:textId="77777777" w:rsidR="00586260" w:rsidRDefault="00000000">
      <w:pPr>
        <w:pStyle w:val="FirstParagraph"/>
      </w:pPr>
      <w:r>
        <w:t xml:space="preserve">Este capítulo situa o PMPIA na arquitetura municipal da primeira infância, apresenta sua visão de futuro e seu objetivo geral e explica como o Plano se organiza nos nove eixos da política integrada.</w:t>
      </w:r>
    </w:p>
    <w:p w14:paraId="10616B73" w14:textId="77777777" w:rsidR="00586260" w:rsidRDefault="00000000">
      <w:pPr>
        <w:pStyle w:val="Corpodetexto"/>
      </w:pPr>
      <w:r>
        <w:t xml:space="preserve">Partindo de programas e estruturas de primeira infância já existentes no município, o PMPIA incentiva a revisão e a adequação de normas internas, protocolos e fluxos das Secretarias de Saúde, Educação e Assistência Social, de forma alinhada ao Decreto nº 57.249/2025.</w:t>
      </w:r>
    </w:p>
    <w:p w14:paraId="10616B74" w14:textId="77777777" w:rsidR="00586260" w:rsidRDefault="00000000">
      <w:pPr>
        <w:pStyle w:val="Corpodetexto"/>
      </w:pPr>
      <w:r>
        <w:t xml:space="preserve">Nesse sentido, o Plano estimula a incorporação de competências antirracistas nos perfis de função e nos instrumentos de avaliação de equipes que atuam com a primeira infância, em articulação com as áreas responsáveis pela gestão de pessoas e pela política antirracista da Prefeitura. Propõe também o fortalecimento de espaços intersetoriais de governança que incluam, de forma explícita, a pauta da primeira infância antirracista como dimensão da política municipal.</w:t>
      </w:r>
    </w:p>
    <w:p w14:paraId="10616B75" w14:textId="77777777" w:rsidR="00586260" w:rsidRDefault="00000000">
      <w:pPr>
        <w:pStyle w:val="Corpodetexto"/>
      </w:pPr>
      <w:r>
        <w:t xml:space="preserve">O PMPIA complementa a iniciativa do Conselho Municipal dos Direitos da Criança e do Adolescente (CMDCA Rio) de revisar o Plano Municipal da Primeira Infância de 2013. Entre 2019 e 2022, o CMDCA deliberou sobre a revisão e atualização do PMPI, em consonância com o Marco Legal da Primeira Infância e com a mobilização de diferentes instituições envolvidas no atendimento a crianças pequenas no município. Esse processo enfrentou descontinuidades, em especial no contexto da pandemia de COVID-19.</w:t>
      </w:r>
    </w:p>
    <w:p w14:paraId="10616B76" w14:textId="77777777" w:rsidR="00586260" w:rsidRDefault="00000000">
      <w:pPr>
        <w:pStyle w:val="Corpodetexto"/>
      </w:pPr>
      <w:r>
        <w:t xml:space="preserve">Ao reconhecer esse percurso, o PMPIA busca dialogar com os marcos legais e institucionais já existentes, aproveitar esforços prévios e fortalecer uma institucionalidade duradoura para a primeira infância antirracista no município.</w:t>
      </w:r>
    </w:p>
    <w:p w14:paraId="10616B77" w14:textId="77777777" w:rsidR="00586260" w:rsidRDefault="00000000">
      <w:pPr>
        <w:pStyle w:val="Corpodetexto"/>
      </w:pPr>
      <w:r>
        <w:rPr>
          <w:b/>
          <w:bCs/>
        </w:rPr>
        <w:t xml:space="preserve">Visão de futuro.</w:t>
      </w:r>
      <w:r>
        <w:t xml:space="preserve"> Uma cidade em que nenhuma criança tenha sua trajetória, da gestação à pré-escola, definida pela cor da pele ou pelo território onde nasce, e em que os serviços públicos reconheçam e enfrentem o racismo como parte do cuidado.</w:t>
      </w:r>
    </w:p>
    <w:p w14:paraId="10616B78" w14:textId="77777777" w:rsidR="00586260" w:rsidRDefault="00000000">
      <w:pPr>
        <w:pStyle w:val="Corpodetexto"/>
      </w:pPr>
      <w:r>
        <w:rPr>
          <w:b/>
          <w:bCs/>
        </w:rPr>
        <w:t xml:space="preserve">Objetivo geral.</w:t>
      </w:r>
      <w:r>
        <w:t xml:space="preserve"> Incorporar o enfrentamento ao racismo ao planejamento, à execução e ao acompanhamento das políticas municipais de primeira infância, nos nove eixos da política integrada, reduzindo as desigualdades raciais e territoriais no acesso, na permanência e na qualidade do atendimento a gestantes, bebês, crianças pequenas e seus cuidadores. A visão e o objetivo geral são formulações desta revisão, derivadas da apresentação e dos objetivos do documento de origem, e estão sujeitas à apreciação institucional. Cada eixo do capítulo 8 traz o seu objetivo geral, e os objetivos estratégicos herdados do original funcionam como objetivos específicos.</w:t>
      </w:r>
    </w:p>
    <w:p w14:paraId="10616B79" w14:textId="77777777" w:rsidR="00586260" w:rsidRDefault="00000000">
      <w:pPr>
        <w:pStyle w:val="Corpodetexto"/>
      </w:pPr>
      <w:r>
        <w:t xml:space="preserve">Nesta versão de trabalho, o PMPIA está organizado nos nove eixos da política municipal integrada, acrescidos de um capítulo transversal de implementação e gestão. A construção de uma primeira infância antirracista não será alcançada por ações isoladas, mas por uma resposta intersetorial que considere a criança no território onde vive, no acesso à cultura, esporte e lazer, na creche e pré-escola, na saúde e no desenvolvimento integral, na comunicação e participação social e na prevenção e proteção frente às violências.</w:t>
      </w:r>
    </w:p>
    <w:p w14:paraId="10616B7A" w14:textId="77777777" w:rsidR="00586260" w:rsidRDefault="00000000">
      <w:pPr>
        <w:pStyle w:val="Corpodetexto"/>
      </w:pPr>
      <w:r>
        <w:t xml:space="preserve">Os eixos do Plano traduzem o antirracismo em diretrizes, objetivos e indicadores, distribuindo responsabilidades entre políticas públicas que, na vida real, se articulam de forma permanente. A revisão busca assegurar visão de conjunto e capacidade de orientar a ação pública; a execução depende de responsabilidades, instrumentos e recursos a serem pactuados.</w:t>
      </w:r>
    </w:p>
    <w:p w14:paraId="10616B7B" w14:textId="77777777" w:rsidR="00586260" w:rsidRDefault="00000000">
      <w:pPr>
        <w:pStyle w:val="Corpodetexto"/>
      </w:pPr>
      <w:r>
        <w:t xml:space="preserve">A reorganização adota a arquitetura do </w:t>
      </w:r>
      <w:hyperlink r:id="rId7">
        <w:r>
          <w:rPr>
            <w:rStyle w:val="Hyperlink"/>
          </w:rPr>
          <w:t xml:space="preserve">Decreto Rio nº 58.650/2026</w:t>
        </w:r>
      </w:hyperlink>
      <w:r>
        <w:t xml:space="preserve">, preservando a especificidade antirracista. A correspondência temática não substitui a pactuação do vínculo operacional entre o PMPIA, a coordenação da política integrada e os comitês por eixo.</w:t>
      </w:r>
    </w:p>
    <w:p w14:paraId="10616B7C" w14:textId="77777777" w:rsidR="00586260" w:rsidRDefault="00000000">
      <w:pPr>
        <w:pStyle w:val="Ttulo2"/>
        <w:pageBreakBefore/>
      </w:pPr>
      <w:bookmarkStart w:id="6" w:name="_eee6fed159b5bf8b99c4966fc39492cb55a5123"/>
      <w:bookmarkEnd w:id="5"/>
      <w:r>
        <w:t xml:space="preserve">4. Retrato da primeira infância negra na cidade do Rio de Janeiro</w:t>
      </w:r>
    </w:p>
    <w:p w14:paraId="10616B7D" w14:textId="77777777" w:rsidR="00586260" w:rsidRDefault="00000000">
      <w:pPr>
        <w:pStyle w:val="FirstParagraph"/>
      </w:pPr>
      <w:r>
        <w:t xml:space="preserve">Este capítulo reúne o que as fontes oficiais permitem dizer, hoje, sobre as crianças de até seis anos no município e sobre as desigualdades raciais que as atingem desde antes do nascimento. Ele serve a duas finalidades: dimensionar o público do Plano e indicar, em cada eixo, onde a barreira aparece e qual serviço pode removê-la. O diagnóstico será ampliado com os dados que a Prefeitura e o UNICEF disponibilizarem durante a revisão.</w:t>
      </w:r>
    </w:p>
    <w:p w14:paraId="10616B7E" w14:textId="77777777" w:rsidR="00586260" w:rsidRDefault="00000000">
      <w:pPr>
        <w:pStyle w:val="Textoembloco"/>
      </w:pPr>
      <w:r>
        <w:rPr>
          <w:b/>
          <w:bCs/>
        </w:rPr>
        <w:t xml:space="preserve">Como ler os dados deste capítulo.</w:t>
      </w:r>
      <w:r>
        <w:t xml:space="preserve"> As fontes usam faixas etárias diferentes (0 a 3, 0 a 4, 0 a 5, até 9 anos) e elas não foram convertidas em um único grupo de 0 a 6. Os dados do Censo são contagens da população. Os dados de nascidos vivos, de notificações de violência e do Cadastro Único são registros administrativos: contam eventos ou inscrições, não necessariamente crianças distintas, e dependem da qualidade do preenchimento, inclusive do campo raça/cor. Os estudos nacionais citados descrevem o país, não a cidade. As proporções de notificações por raça/cor não devem ser comparadas diretamente com a composição racial da população para estimar risco, porque medem coisas diferentes. Onde a fonte classifica a raça/cor da mãe e não da criança, isso está indicado.</w:t>
      </w:r>
    </w:p>
    <w:p w14:paraId="10616B7F" w14:textId="77777777" w:rsidR="00586260" w:rsidRDefault="00000000">
      <w:pPr>
        <w:pStyle w:val="Ttulo3"/>
      </w:pPr>
      <w:bookmarkStart w:id="7" w:name="_9bb7c7f0a513b15d2c108105ea7a6f5b4e31395"/>
      <w:r>
        <w:t xml:space="preserve">4.1. Quem são as crianças pequenas do Rio</w:t>
      </w:r>
    </w:p>
    <w:p w14:paraId="10616B80" w14:textId="77777777" w:rsidR="00586260" w:rsidRDefault="00000000">
      <w:pPr>
        <w:pStyle w:val="FirstParagraph"/>
      </w:pPr>
      <w:r>
        <w:t xml:space="preserve">No Censo 2022, a cidade do Rio de Janeiro tinha 6.211.223 habitantes e 453.366 crianças de 0 a 6 anos completos, 7,3% da população. Dessas crianças, 246.663 são negras, somando 56.464 pretas e 190.199 pardas, o que corresponde a 54,4% da faixa etária. Essa faixa inclui as 73.757 crianças de seis anos, </w:t>
      </w:r>
      <w:commentRangeStart w:id="101"/>
      <w:del w:id="9001" w:author="Revisão IPP" w:date="2026-10-19T12:00:00Z">
        <w:r>
          <w:delText xml:space="preserve">parte das quais já ultrapassou os 72 meses da definição legal</w:delText>
        </w:r>
      </w:del>
      <w:ins w:id="9002" w:author="Revisão IPP" w:date="2026-10-19T12:00:00Z">
        <w:r>
          <w:t xml:space="preserve">que já completaram 72 meses e ficam, portanto, fora da definição legal</w:t>
        </w:r>
      </w:ins>
      <w:commentRangeEnd w:id="101"/>
      <w:r>
        <w:commentReference w:id="101"/>
      </w:r>
      <w:r>
        <w:t xml:space="preserve">; de 0 a 5 anos, são 379.609 crianças, 204.384 delas negras, ou 53,8%. O Plano usa a faixa de 0 a 6 anos completos como dimensionamento ampliado do público e indica, em cada fonte, a faixa efetivamente coberta. A cidade é, portanto, majoritariamente negra também na primeira infância, </w:t>
      </w:r>
      <w:commentRangeStart w:id="102"/>
      <w:del w:id="9003" w:author="Revisão IPP" w:date="2026-10-19T12:00:00Z">
        <w:r>
          <w:delText xml:space="preserve">com uma presença de crianças pardas três vezes maior</w:delText>
        </w:r>
      </w:del>
      <w:ins w:id="9004" w:author="Revisão IPP" w:date="2026-10-19T12:00:00Z">
        <w:r>
          <w:t xml:space="preserve">com uma presença de crianças pardas mais de três vezes maior</w:t>
        </w:r>
      </w:ins>
      <w:commentRangeEnd w:id="102"/>
      <w:r>
        <w:commentReference w:id="102"/>
      </w:r>
      <w:r>
        <w:t xml:space="preserve"> que a de crianças pretas, diferença que importa porque vários indicadores de saúde se comportam de modo distinto nos dois grupos. (</w:t>
      </w:r>
      <w:hyperlink r:id="rId8">
        <w:r>
          <w:rPr>
            <w:rStyle w:val="Hyperlink"/>
          </w:rPr>
          <w:t xml:space="preserve">IBGE, Censo 2022, tabela 9606</w:t>
        </w:r>
      </w:hyperlink>
      <w:r>
        <w:t xml:space="preserve">, consulta direta em 02/10/2026.)</w:t>
      </w:r>
    </w:p>
    <w:p w14:paraId="10616B81" w14:textId="77777777" w:rsidR="00586260" w:rsidRDefault="00000000">
      <w:pPr>
        <w:pStyle w:val="Corpodetexto"/>
      </w:pPr>
      <w:r>
        <w:t xml:space="preserve">Essa proporção vem crescendo entre os recém-nascidos. Segundo o boletim de saúde da população negra da Secretaria Municipal de Saúde, os nascidos vivos de mães negras passaram de 57,1% do total em 2012 para 63,1% em 2024, e os de mães pretas, de 11,3% para 16,9%, num período de queda do total de nascimentos no município. </w:t>
      </w:r>
      <w:commentRangeStart w:id="103"/>
      <w:del w:id="9005" w:author="Revisão IPP" w:date="2026-10-19T12:00:00Z">
        <w:r>
          <w:delText xml:space="preserve">Os totais anuais citados no texto do boletim e os totais somados de seus gráficos não coincidem, e por isso o Plano registra a queda sem adotar um número absoluto.</w:delText>
        </w:r>
      </w:del>
      <w:ins w:id="9006" w:author="Revisão IPP" w:date="2026-10-19T12:00:00Z">
        <w:r>
          <w:t xml:space="preserve">Os totais anuais citados no texto do boletim e os totais somados de seus gráficos não coincidem. Pelo SINASC tabulado pelo IPP (mães residentes no município), os nascidos vivos passaram de 86.020 em 2012 para 57.443 em 2024, e as proporções de mães negras (57,0% e 63,1%) e pretas (11,3% e 16,9%) reproduzem as do boletim.</w:t>
        </w:r>
      </w:ins>
      <w:commentRangeEnd w:id="103"/>
      <w:r>
        <w:commentReference w:id="103"/>
      </w:r>
      <w:r>
        <w:t xml:space="preserve"> (</w:t>
      </w:r>
      <w:hyperlink r:id="rId9">
        <w:r>
          <w:rPr>
            <w:rStyle w:val="Hyperlink"/>
          </w:rPr>
          <w:t xml:space="preserve">SMS-Rio/EpiRio, Saúde da População Negra, 2025</w:t>
        </w:r>
      </w:hyperlink>
      <w:r>
        <w:t xml:space="preserve">.)</w:t>
      </w:r>
    </w:p>
    <w:p w14:paraId="10616B82" w14:textId="77777777" w:rsidR="00586260" w:rsidRDefault="00000000">
      <w:pPr>
        <w:pStyle w:val="Corpodetexto"/>
      </w:pPr>
      <w:r>
        <w:t xml:space="preserve">As crianças pequenas se concentram na Zona Oeste. Pelo Censo 2022, os bairros com mais crianças de 0 a 4 anos são Campo Grande (18.505), Santa Cruz (16.093), Jacarepaguá (11.499), Bangu (11.418), Guaratiba (10.088), Maré (8.553) e Realengo (8.532). </w:t>
      </w:r>
      <w:commentRangeStart w:id="8"/>
      <w:commentRangeStart w:id="104"/>
      <w:r>
        <w:t xml:space="preserve">A mesma geografia aparece no Cadastro Único: </w:t>
      </w:r>
      <w:del w:id="9007" w:author="Revisão IPP" w:date="2026-10-19T12:00:00Z">
        <w:r>
          <w:delText xml:space="preserve">dos 194.138 registros de crianças de 0 a 5 anos na extração de junho de 2026, os bairros com mais inscritos são Santa Cruz (11.321), Campo Grande (10.459), Bangu (7.705), Guaratiba (6.960), Realengo (5.498) e Paciência (4.702)</w:delText>
        </w:r>
      </w:del>
      <w:ins w:id="9008" w:author="Revisão IPP" w:date="2026-10-19T12:00:00Z">
        <w:r>
          <w:t xml:space="preserve">dos 200.784 registros de crianças de 0 a 5 anos na extração de julho de 2026, os bairros com mais inscritos são Santa Cruz (11.711), Campo Grande (10.780), Bangu (7.986), Guaratiba (7.230), Realengo (5.696) e Paciência (4.880)</w:t>
        </w:r>
      </w:ins>
      <w:r>
        <w:t xml:space="preserve">. </w:t>
      </w:r>
      <w:commentRangeEnd w:id="8"/>
      <w:r>
        <w:rPr>
          <w:rStyle w:val="Refdecomentrio"/>
          <w:sz w:val="21"/>
          <w:szCs w:val="24"/>
        </w:rPr>
        <w:commentReference w:id="8"/>
      </w:r>
      <w:commentRangeEnd w:id="104"/>
      <w:r>
        <w:commentReference w:id="104"/>
      </w:r>
      <w:r>
        <w:t xml:space="preserve">A sobreposição entre população infantil e vulnerabilidade cadastrada nas Áreas de Planejamento 5 e 3 orienta a priorização territorial do Plano. (</w:t>
      </w:r>
      <w:hyperlink r:id="rId14">
        <w:r>
          <w:rPr>
            <w:rStyle w:val="Hyperlink"/>
          </w:rPr>
          <w:t xml:space="preserve">IPP, Análise da Primeira Infância Carioca, tabelas por bairro</w:t>
        </w:r>
      </w:hyperlink>
      <w:r>
        <w:t xml:space="preserve">.) O Censo por bairro não traz raça/cor cruzada com idade, e o Cadastro Único cobre as famílias inscritas, </w:t>
      </w:r>
      <w:commentRangeStart w:id="9"/>
      <w:commentRangeStart w:id="105"/>
      <w:del w:id="9009" w:author="Revisão IPP" w:date="2026-10-19T12:00:00Z">
        <w:r>
          <w:delText xml:space="preserve">não todas as crianças, de modo que o recorte racial territorial depende de tabulação específica a solicitar ao IPP.</w:delText>
        </w:r>
      </w:del>
      <w:ins w:id="9010" w:author="Revisão IPP" w:date="2026-10-19T12:00:00Z">
        <w:r>
          <w:t xml:space="preserve">não todas as crianças. Para as cadastradas, o IPP já publica a proporção de crianças negras por bairro (64,2% no município, extração de julho de 2026); o recorte racial territorial do conjunto das crianças depende de tabulação específica a solicitar ao IPP.</w:t>
        </w:r>
      </w:ins>
      <w:commentRangeEnd w:id="9"/>
      <w:r>
        <w:rPr>
          <w:rStyle w:val="Refdecomentrio"/>
          <w:sz w:val="21"/>
          <w:szCs w:val="24"/>
        </w:rPr>
        <w:commentReference w:id="9"/>
      </w:r>
      <w:commentRangeEnd w:id="105"/>
      <w:r>
        <w:commentReference w:id="105"/>
      </w:r>
    </w:p>
    <w:p w14:paraId="10616B83" w14:textId="77777777" w:rsidR="00586260" w:rsidRDefault="00000000">
      <w:pPr>
        <w:pStyle w:val="Corpodetexto"/>
      </w:pPr>
      <w:r>
        <w:rPr>
          <w:b/>
          <w:bCs/>
        </w:rPr>
        <w:t xml:space="preserve">Outras infâncias e limites do dimensionamento.</w:t>
      </w:r>
      <w:r>
        <w:t xml:space="preserve"> O compromisso do Plano inclui crianças indígenas e quilombolas, cuja presença não pode ser inferida do agregado de crianças pretas e pardas. A </w:t>
      </w:r>
      <w:hyperlink r:id="rId15">
        <w:r>
          <w:rPr>
            <w:rStyle w:val="Hyperlink"/>
          </w:rPr>
          <w:t xml:space="preserve">tabulação do Censo 2022 encaminhada pelo Escritório de Governança da Primeira Infância, a partir do diagnóstico do IPP</w:t>
        </w:r>
      </w:hyperlink>
      <w:r>
        <w:t xml:space="preserve">, </w:t>
      </w:r>
      <w:commentRangeStart w:id="10"/>
      <w:r>
        <w:t xml:space="preserve">discrimina </w:t>
      </w:r>
      <w:r>
        <w:rPr>
          <w:b/>
          <w:bCs/>
        </w:rPr>
        <w:t xml:space="preserve">181 crianças de 0 a 5 anos na categoria indígena de raça/cor</w:t>
      </w:r>
      <w:commentRangeEnd w:id="10"/>
      <w:r>
        <w:rPr>
          <w:rStyle w:val="Refdecomentrio"/>
          <w:sz w:val="21"/>
          <w:szCs w:val="24"/>
        </w:rPr>
        <w:commentReference w:id="10"/>
      </w:r>
      <w:r>
        <w:t xml:space="preserve">, em um total municipal de 379.609 crianças dessa faixa. O nome do arquivo menciona 0 a 6, mas as linhas e o total efetivamente apresentados cobrem 0 a 5. Essa informação permite dimensionar a categoria racial no município; não identifica, por si, povo indígena, pertencimento quilombola ou distribuição dessas crianças por território. Esses recortes continuam a exigir tabulação específica. Raça/cor e pertencimentos próprios devem ser distinguidos, e a ausência de informação não significa ausência de população ou demanda. O </w:t>
      </w:r>
      <w:hyperlink r:id="rId16">
        <w:r>
          <w:rPr>
            <w:rStyle w:val="Hyperlink"/>
          </w:rPr>
          <w:t xml:space="preserve">guia de equidade étnico-racial do UNICEF, atividade 6.4, pp. 83–84</w:t>
        </w:r>
      </w:hyperlink>
      <w:r>
        <w:t xml:space="preserve">, orienta a revisão do PMPI pelo diagnóstico das múltiplas infâncias, pelas práticas antirracistas nos serviços, pela prevenção das violências e pelo monitoramento racial.</w:t>
      </w:r>
    </w:p>
    <w:p w14:paraId="10616B84" w14:textId="77777777" w:rsidR="00586260" w:rsidRDefault="00000000">
      <w:pPr>
        <w:pStyle w:val="Ttulo3"/>
      </w:pPr>
      <w:bookmarkStart w:id="11" w:name="_35d6ce5761503cc9b72042bffaf571173f318ee"/>
      <w:bookmarkEnd w:id="7"/>
      <w:r>
        <w:t xml:space="preserve">4.2. Nascer e viver os primeiros meses</w:t>
      </w:r>
    </w:p>
    <w:p w14:paraId="10616B85" w14:textId="77777777" w:rsidR="00586260" w:rsidRDefault="00000000">
      <w:pPr>
        <w:pStyle w:val="FirstParagraph"/>
        <w:keepNext/>
      </w:pPr>
      <w:r>
        <w:t xml:space="preserve">O boletim da SMS permite descrever, com dados municipais e classificação pela raça/cor da mãe, as condições em que as crianças negras nascem no Rio. O quadro é de melhora em todos os grupos ao longo de uma década, com diferenças que persistem em 2024.</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2900"/>
        <w:gridCol w:w="3868"/>
        <w:gridCol w:w="3868"/>
        <w:gridCol w:w="3868"/>
      </w:tblGrid>
      <w:tr w:rsidR="00586260" w14:paraId="10616B8A"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584" w:type="dxa"/>
            <w:shd w:val="clear" w:color="auto" w:fill="E8EEF2"/>
          </w:tcPr>
          <w:p w14:paraId="10616B86" w14:textId="77777777" w:rsidR="00586260" w:rsidRDefault="00000000">
            <w:pPr>
              <w:pStyle w:val="Compact"/>
              <w:keepNext/>
              <w:spacing w:before="0" w:after="40"/>
            </w:pPr>
            <w:r>
              <w:rPr>
                <w:b/>
                <w:sz w:val="19"/>
              </w:rPr>
              <w:t xml:space="preserve">Indicador, 2024, município do Rio de Janeiro</w:t>
            </w:r>
          </w:p>
        </w:tc>
        <w:tc>
          <w:tcPr>
            <w:tcW w:w="2112" w:type="dxa"/>
            <w:shd w:val="clear" w:color="auto" w:fill="E8EEF2"/>
          </w:tcPr>
          <w:p w14:paraId="10616B87" w14:textId="77777777" w:rsidR="00586260" w:rsidRDefault="00000000">
            <w:pPr>
              <w:pStyle w:val="Compact"/>
              <w:keepNext/>
              <w:spacing w:before="0" w:after="40"/>
              <w:jc w:val="right"/>
            </w:pPr>
            <w:r>
              <w:rPr>
                <w:b/>
                <w:sz w:val="19"/>
              </w:rPr>
              <w:t xml:space="preserve">Mães brancas</w:t>
            </w:r>
          </w:p>
        </w:tc>
        <w:tc>
          <w:tcPr>
            <w:tcW w:w="2112" w:type="dxa"/>
            <w:shd w:val="clear" w:color="auto" w:fill="E8EEF2"/>
          </w:tcPr>
          <w:p w14:paraId="10616B88" w14:textId="77777777" w:rsidR="00586260" w:rsidRDefault="00000000">
            <w:pPr>
              <w:pStyle w:val="Compact"/>
              <w:keepNext/>
              <w:spacing w:before="0" w:after="40"/>
              <w:jc w:val="right"/>
            </w:pPr>
            <w:r>
              <w:rPr>
                <w:b/>
                <w:sz w:val="19"/>
              </w:rPr>
              <w:t xml:space="preserve">Mães pardas</w:t>
            </w:r>
          </w:p>
        </w:tc>
        <w:tc>
          <w:tcPr>
            <w:tcW w:w="2112" w:type="dxa"/>
            <w:shd w:val="clear" w:color="auto" w:fill="E8EEF2"/>
          </w:tcPr>
          <w:p w14:paraId="10616B89" w14:textId="77777777" w:rsidR="00586260" w:rsidRDefault="00000000">
            <w:pPr>
              <w:pStyle w:val="Compact"/>
              <w:keepNext/>
              <w:spacing w:before="0" w:after="40"/>
              <w:jc w:val="right"/>
            </w:pPr>
            <w:r>
              <w:rPr>
                <w:b/>
                <w:sz w:val="19"/>
              </w:rPr>
              <w:t xml:space="preserve">Mães pretas</w:t>
            </w:r>
          </w:p>
        </w:tc>
      </w:tr>
      <w:tr w:rsidR="00586260" w14:paraId="10616B8F" w14:textId="77777777" w:rsidTr="00586260">
        <w:trPr>
          <w:cantSplit/>
        </w:trPr>
        <w:tc>
          <w:tcPr>
            <w:tcW w:w="1584" w:type="dxa"/>
          </w:tcPr>
          <w:p w14:paraId="10616B8B" w14:textId="77777777" w:rsidR="00586260" w:rsidRDefault="00000000">
            <w:pPr>
              <w:pStyle w:val="Compact"/>
              <w:keepNext/>
              <w:spacing w:before="0" w:after="40"/>
            </w:pPr>
            <w:r>
              <w:rPr>
                <w:sz w:val="19"/>
              </w:rPr>
              <w:t xml:space="preserve">Sete ou mais consultas de pré-natal</w:t>
            </w:r>
          </w:p>
        </w:tc>
        <w:tc>
          <w:tcPr>
            <w:tcW w:w="2112" w:type="dxa"/>
          </w:tcPr>
          <w:p w14:paraId="10616B8C" w14:textId="77777777" w:rsidR="00586260" w:rsidRDefault="00000000">
            <w:pPr>
              <w:pStyle w:val="Compact"/>
              <w:keepNext/>
              <w:spacing w:before="0" w:after="40"/>
              <w:jc w:val="right"/>
            </w:pPr>
            <w:r>
              <w:rPr>
                <w:sz w:val="19"/>
              </w:rPr>
              <w:t xml:space="preserve">90,7%</w:t>
            </w:r>
          </w:p>
        </w:tc>
        <w:tc>
          <w:tcPr>
            <w:tcW w:w="2112" w:type="dxa"/>
          </w:tcPr>
          <w:p w14:paraId="10616B8D" w14:textId="77777777" w:rsidR="00586260" w:rsidRDefault="00000000">
            <w:pPr>
              <w:pStyle w:val="Compact"/>
              <w:keepNext/>
              <w:spacing w:before="0" w:after="40"/>
              <w:jc w:val="right"/>
            </w:pPr>
            <w:r>
              <w:rPr>
                <w:sz w:val="19"/>
              </w:rPr>
              <w:t xml:space="preserve">85,9%</w:t>
            </w:r>
          </w:p>
        </w:tc>
        <w:tc>
          <w:tcPr>
            <w:tcW w:w="2112" w:type="dxa"/>
          </w:tcPr>
          <w:p w14:paraId="10616B8E" w14:textId="77777777" w:rsidR="00586260" w:rsidRDefault="00000000">
            <w:pPr>
              <w:pStyle w:val="Compact"/>
              <w:keepNext/>
              <w:spacing w:before="0" w:after="40"/>
              <w:jc w:val="right"/>
            </w:pPr>
            <w:r>
              <w:rPr>
                <w:sz w:val="19"/>
              </w:rPr>
              <w:t xml:space="preserve">85,5%</w:t>
            </w:r>
          </w:p>
        </w:tc>
      </w:tr>
      <w:tr w:rsidR="00586260" w14:paraId="10616B94" w14:textId="77777777" w:rsidTr="00586260">
        <w:trPr>
          <w:cantSplit/>
        </w:trPr>
        <w:tc>
          <w:tcPr>
            <w:tcW w:w="1584" w:type="dxa"/>
          </w:tcPr>
          <w:p w14:paraId="10616B90" w14:textId="77777777" w:rsidR="00586260" w:rsidRDefault="00000000">
            <w:pPr>
              <w:pStyle w:val="Compact"/>
              <w:keepNext/>
              <w:spacing w:before="0" w:after="40"/>
            </w:pPr>
            <w:r>
              <w:rPr>
                <w:sz w:val="19"/>
              </w:rPr>
              <w:t xml:space="preserve">Início do pré-natal no primeiro trimestre</w:t>
            </w:r>
          </w:p>
        </w:tc>
        <w:tc>
          <w:tcPr>
            <w:tcW w:w="2112" w:type="dxa"/>
          </w:tcPr>
          <w:p w14:paraId="10616B91" w14:textId="77777777" w:rsidR="00586260" w:rsidRDefault="00000000">
            <w:pPr>
              <w:pStyle w:val="Compact"/>
              <w:keepNext/>
              <w:spacing w:before="0" w:after="40"/>
              <w:jc w:val="right"/>
            </w:pPr>
            <w:r>
              <w:rPr>
                <w:sz w:val="19"/>
              </w:rPr>
              <w:t xml:space="preserve">92,6%</w:t>
            </w:r>
          </w:p>
        </w:tc>
        <w:tc>
          <w:tcPr>
            <w:tcW w:w="2112" w:type="dxa"/>
          </w:tcPr>
          <w:p w14:paraId="10616B92" w14:textId="77777777" w:rsidR="00586260" w:rsidRDefault="00000000">
            <w:pPr>
              <w:pStyle w:val="Compact"/>
              <w:keepNext/>
              <w:spacing w:before="0" w:after="40"/>
              <w:jc w:val="right"/>
            </w:pPr>
            <w:r>
              <w:rPr>
                <w:sz w:val="19"/>
              </w:rPr>
              <w:t xml:space="preserve">88,4%</w:t>
            </w:r>
          </w:p>
        </w:tc>
        <w:tc>
          <w:tcPr>
            <w:tcW w:w="2112" w:type="dxa"/>
          </w:tcPr>
          <w:p w14:paraId="10616B93" w14:textId="77777777" w:rsidR="00586260" w:rsidRDefault="00000000">
            <w:pPr>
              <w:pStyle w:val="Compact"/>
              <w:keepNext/>
              <w:spacing w:before="0" w:after="40"/>
              <w:jc w:val="right"/>
            </w:pPr>
            <w:r>
              <w:rPr>
                <w:sz w:val="19"/>
              </w:rPr>
              <w:t xml:space="preserve">86,7%</w:t>
            </w:r>
          </w:p>
        </w:tc>
      </w:tr>
      <w:tr w:rsidR="00586260" w14:paraId="10616B99" w14:textId="77777777" w:rsidTr="00586260">
        <w:trPr>
          <w:cantSplit/>
        </w:trPr>
        <w:tc>
          <w:tcPr>
            <w:tcW w:w="1584" w:type="dxa"/>
          </w:tcPr>
          <w:p w14:paraId="10616B95" w14:textId="77777777" w:rsidR="00586260" w:rsidRDefault="00000000">
            <w:pPr>
              <w:pStyle w:val="Compact"/>
              <w:keepNext/>
              <w:spacing w:before="0" w:after="40"/>
            </w:pPr>
            <w:r>
              <w:rPr>
                <w:sz w:val="19"/>
              </w:rPr>
              <w:t xml:space="preserve">Prematuridade</w:t>
            </w:r>
          </w:p>
        </w:tc>
        <w:tc>
          <w:tcPr>
            <w:tcW w:w="2112" w:type="dxa"/>
          </w:tcPr>
          <w:p w14:paraId="10616B96" w14:textId="77777777" w:rsidR="00586260" w:rsidRDefault="00000000">
            <w:pPr>
              <w:pStyle w:val="Compact"/>
              <w:keepNext/>
              <w:spacing w:before="0" w:after="40"/>
              <w:jc w:val="right"/>
            </w:pPr>
            <w:r>
              <w:rPr>
                <w:sz w:val="19"/>
              </w:rPr>
              <w:t xml:space="preserve">12,1%</w:t>
            </w:r>
          </w:p>
        </w:tc>
        <w:tc>
          <w:tcPr>
            <w:tcW w:w="2112" w:type="dxa"/>
          </w:tcPr>
          <w:p w14:paraId="10616B97" w14:textId="77777777" w:rsidR="00586260" w:rsidRDefault="00000000">
            <w:pPr>
              <w:pStyle w:val="Compact"/>
              <w:keepNext/>
              <w:spacing w:before="0" w:after="40"/>
              <w:jc w:val="right"/>
            </w:pPr>
            <w:r>
              <w:rPr>
                <w:sz w:val="19"/>
              </w:rPr>
              <w:t xml:space="preserve">13,0%</w:t>
            </w:r>
          </w:p>
        </w:tc>
        <w:tc>
          <w:tcPr>
            <w:tcW w:w="2112" w:type="dxa"/>
          </w:tcPr>
          <w:p w14:paraId="10616B98" w14:textId="77777777" w:rsidR="00586260" w:rsidRDefault="00000000">
            <w:pPr>
              <w:pStyle w:val="Compact"/>
              <w:keepNext/>
              <w:spacing w:before="0" w:after="40"/>
              <w:jc w:val="right"/>
            </w:pPr>
            <w:r>
              <w:rPr>
                <w:sz w:val="19"/>
              </w:rPr>
              <w:t xml:space="preserve">13,6%</w:t>
            </w:r>
          </w:p>
        </w:tc>
      </w:tr>
      <w:tr w:rsidR="00586260" w14:paraId="10616B9E" w14:textId="77777777" w:rsidTr="00586260">
        <w:trPr>
          <w:cantSplit/>
        </w:trPr>
        <w:tc>
          <w:tcPr>
            <w:tcW w:w="1584" w:type="dxa"/>
          </w:tcPr>
          <w:p w14:paraId="10616B9A" w14:textId="77777777" w:rsidR="00586260" w:rsidRDefault="00000000">
            <w:pPr>
              <w:pStyle w:val="Compact"/>
              <w:keepNext/>
              <w:spacing w:before="0" w:after="40"/>
            </w:pPr>
            <w:r>
              <w:rPr>
                <w:sz w:val="19"/>
              </w:rPr>
              <w:t xml:space="preserve">Baixo peso ao nascer (menos de 2.500 g)</w:t>
            </w:r>
          </w:p>
        </w:tc>
        <w:tc>
          <w:tcPr>
            <w:tcW w:w="2112" w:type="dxa"/>
          </w:tcPr>
          <w:p w14:paraId="10616B9B" w14:textId="77777777" w:rsidR="00586260" w:rsidRDefault="00000000">
            <w:pPr>
              <w:pStyle w:val="Compact"/>
              <w:keepNext/>
              <w:spacing w:before="0" w:after="40"/>
              <w:jc w:val="right"/>
            </w:pPr>
            <w:r>
              <w:rPr>
                <w:sz w:val="19"/>
              </w:rPr>
              <w:t xml:space="preserve">8,7%</w:t>
            </w:r>
          </w:p>
        </w:tc>
        <w:tc>
          <w:tcPr>
            <w:tcW w:w="2112" w:type="dxa"/>
          </w:tcPr>
          <w:p w14:paraId="10616B9C" w14:textId="77777777" w:rsidR="00586260" w:rsidRDefault="00000000">
            <w:pPr>
              <w:pStyle w:val="Compact"/>
              <w:keepNext/>
              <w:spacing w:before="0" w:after="40"/>
              <w:jc w:val="right"/>
            </w:pPr>
            <w:r>
              <w:rPr>
                <w:sz w:val="19"/>
              </w:rPr>
              <w:t xml:space="preserve">10,1%</w:t>
            </w:r>
          </w:p>
        </w:tc>
        <w:tc>
          <w:tcPr>
            <w:tcW w:w="2112" w:type="dxa"/>
          </w:tcPr>
          <w:p w14:paraId="10616B9D" w14:textId="77777777" w:rsidR="00586260" w:rsidRDefault="00000000">
            <w:pPr>
              <w:pStyle w:val="Compact"/>
              <w:keepNext/>
              <w:spacing w:before="0" w:after="40"/>
              <w:jc w:val="right"/>
            </w:pPr>
            <w:r>
              <w:rPr>
                <w:sz w:val="19"/>
              </w:rPr>
              <w:t xml:space="preserve">11,5%</w:t>
            </w:r>
          </w:p>
        </w:tc>
      </w:tr>
    </w:tbl>
    <w:p w14:paraId="10616B9F" w14:textId="77777777" w:rsidR="00586260" w:rsidRDefault="00000000">
      <w:pPr>
        <w:pStyle w:val="FirstParagraph"/>
      </w:pPr>
      <w:r>
        <w:t xml:space="preserve">Fonte: SMS-Rio/EpiRio, boletim de saúde da população negra, 2025, com dados do SINASC sujeitos a alteração. O universo é o dos nascidos vivos, e a classificação é a da parturiente.</w:t>
      </w:r>
    </w:p>
    <w:p w14:paraId="10616BA0" w14:textId="77777777" w:rsidR="00586260" w:rsidRDefault="00000000">
      <w:pPr>
        <w:pStyle w:val="Corpodetexto"/>
      </w:pPr>
      <w:r>
        <w:t xml:space="preserve">O boletim registra ampliação do acompanhamento pré-natal ao longo da série. Em 2024, a proporção de sete ou mais consultas ainda era 5,2 pontos percentuais maior entre mães brancas do que entre mães pretas e 4,8 pontos maior do que entre mães pardas. </w:t>
      </w:r>
      <w:commentRangeStart w:id="106"/>
      <w:r>
        <w:t xml:space="preserve">O que ainda separa os grupos está no início do acompanhamento e em dois desfechos do nascimento</w:t>
      </w:r>
      <w:commentRangeEnd w:id="106"/>
      <w:r>
        <w:commentReference w:id="106"/>
      </w:r>
      <w:r>
        <w:t xml:space="preserve">, a prematuridade e o baixo peso: as crianças filhas de mães pretas nascem com baixo peso em proporção 32% maior que as filhas de mães brancas. A sífilis congênita, que depende de testagem e tratamento durante a gestação, caiu em todos os grupos desde 2022, e mais entre filhos de mães pretas, de 30 para 17 casos por mil nascidos vivos entre 2022 e 2024, ainda o patamar mais alto. A SMS localiza a maior concentração de casos nas </w:t>
      </w:r>
      <w:commentRangeStart w:id="107"/>
      <w:del w:id="9011" w:author="Revisão IPP" w:date="2026-10-19T12:00:00Z">
        <w:r>
          <w:delText xml:space="preserve">Áreas Programáticas 5.1 e 3.3</w:delText>
        </w:r>
      </w:del>
      <w:ins w:id="9012" w:author="Revisão IPP" w:date="2026-10-19T12:00:00Z">
        <w:r>
          <w:t xml:space="preserve">Áreas Programáticas 5.1, 3.3 e 2.2</w:t>
        </w:r>
      </w:ins>
      <w:commentRangeEnd w:id="107"/>
      <w:r>
        <w:commentReference w:id="107"/>
      </w:r>
      <w:r>
        <w:t xml:space="preserve">.</w:t>
      </w:r>
    </w:p>
    <w:p w14:paraId="10616BA1" w14:textId="77777777" w:rsidR="00586260" w:rsidRDefault="00000000">
      <w:pPr>
        <w:pStyle w:val="Corpodetexto"/>
      </w:pPr>
      <w:r>
        <w:t xml:space="preserve">A mortalidade materna é o indicador em que a desigualdade racial aparece com mais força entre os examinados. Em 2021, ano de pico, morreram 235,3 mulheres pretas por 100 mil nascidos vivos, contra 153,1 brancas e 148,3 pardas. Em 2024 houve redução em todos os grupos, mas a razão entre mulheres pretas permaneceu em 123,7 por 100 mil, contra 45,2 entre pardas e 19,8 entre brancas. O próprio boletim apresenta duas contagens para 2024 que não coincidem: o texto informa 21 mortes de mulheres negras em 27, e o gráfico registra 4 óbitos de mulheres brancas, 12 de pardas e 12 de pretas.</w:t>
      </w:r>
      <w:commentRangeStart w:id="108"/>
      <w:ins w:id="9013" w:author="Revisão IPP" w:date="2026-10-19T12:00:00Z">
        <w:r>
          <w:t xml:space="preserve"> As razões publicadas correspondem às contagens do gráfico: 4, 12 e 12 óbitos divididos pelos nascidos vivos de 2024 segundo a raça/cor da mãe no SINASC (20.250 brancas, 26.561 pardas e 9.699 pretas) resultam em 19,8, 45,2 e 123,7 por 100 mil.</w:t>
        </w:r>
      </w:ins>
      <w:commentRangeEnd w:id="108"/>
      <w:r>
        <w:commentReference w:id="108"/>
      </w:r>
      <w:r>
        <w:t xml:space="preserve"> Até que a SMS concilie as duas tabulações, o Plano usa as razões por 100 mil nascidos vivos e não adota contagem absoluta. Para um plano de primeira infância, a leitura é direta: a morte da mãe no parto ou no puerpério interrompe a continuidade do cuidado do bebê desde o início.</w:t>
      </w:r>
    </w:p>
    <w:p w14:paraId="10616BA2" w14:textId="77777777" w:rsidR="00586260" w:rsidRDefault="00000000">
      <w:pPr>
        <w:pStyle w:val="Corpodetexto"/>
      </w:pPr>
      <w:r>
        <w:t xml:space="preserve">A mortalidade infantil, por sua vez, exige cautela. O boletim registra, para 2024, taxas de mortalidade neonatal precoce de 5,43 por mil nascidos vivos entre crianças brancas, 5,99 entre pardas e 2,16 entre pretas. O resultado difere do padrão observado no </w:t>
      </w:r>
      <w:commentRangeStart w:id="110"/>
      <w:r>
        <w:t xml:space="preserve">estudo nacional de Rebouças</w:t>
      </w:r>
      <w:commentRangeEnd w:id="110"/>
      <w:r>
        <w:commentReference w:id="110"/>
      </w:r>
      <w:r>
        <w:t xml:space="preserve"> et al. (2022), que encontrou razões de riscos instantâneos de morte antes dos cinco anos de 1,39 entre filhos de mães pretas e 1,19 entre filhos de mães pardas, em comparação aos filhos de mães brancas (</w:t>
      </w:r>
      <w:hyperlink r:id="rId17">
        <w:r>
          <w:rPr>
            <w:rStyle w:val="Hyperlink"/>
          </w:rPr>
          <w:t xml:space="preserve">Rebouças et al., 2022</w:t>
        </w:r>
      </w:hyperlink>
      <w:r>
        <w:t xml:space="preserve">). As populações, os períodos e as idades analisadas são diferentes, e essa divergência não comprova, por si, erro de registro</w:t>
      </w:r>
      <w:commentRangeStart w:id="12"/>
      <w:commentRangeStart w:id="109"/>
      <w:r>
        <w:t xml:space="preserve">. A rotina de cálculo examinada no repositório do IPP combina raça/cor da criança nos óbitos com raça/cor materna nos nascimentos, o que exige verificar a comparabilidade das classificações</w:t>
      </w:r>
      <w:ins w:id="9014" w:author="Revisão IPP" w:date="2026-10-19T12:00:00Z">
        <w:r>
          <w:t xml:space="preserve">. Calculada dessa forma, a mortalidade infantil (menores de um ano) de 2024 é de 12,9 por mil nascidos vivos entre brancas, 13,0 entre pardas e 5,7 entre pretas, padrão semelhante ao do boletim e compatível com a hipótese de classificação não comparável</w:t>
        </w:r>
      </w:ins>
      <w:commentRangeEnd w:id="12"/>
      <w:r>
        <w:rPr>
          <w:rStyle w:val="Refdecomentrio"/>
          <w:sz w:val="21"/>
          <w:szCs w:val="24"/>
        </w:rPr>
        <w:commentReference w:id="12"/>
      </w:r>
      <w:commentRangeEnd w:id="109"/>
      <w:r>
        <w:commentReference w:id="109"/>
      </w:r>
      <w:r>
        <w:t xml:space="preserve">. A metodologia do boletim e a proporção de registros sem raça/cor também precisam ser conferidas com a SMS. Até essa verificação, o Plano não utiliza as taxas citadas como medida validada de desigualdade racial e propõe a produção de uma série comparável, com critérios de classificação e completude documentados.</w:t>
      </w:r>
    </w:p>
    <w:p w14:paraId="10616BA3" w14:textId="77777777" w:rsidR="00586260" w:rsidRDefault="00000000">
      <w:pPr>
        <w:pStyle w:val="Corpodetexto"/>
      </w:pPr>
      <w:r>
        <w:t xml:space="preserve">A nova </w:t>
      </w:r>
      <w:hyperlink r:id="rId18">
        <w:r>
          <w:rPr>
            <w:rStyle w:val="Hyperlink"/>
          </w:rPr>
          <w:t xml:space="preserve">planilha encaminhada pela CVL com dados do diagnóstico do IPP</w:t>
        </w:r>
      </w:hyperlink>
      <w:r>
        <w:t xml:space="preserve"> disponibiliza séries municipais e por bairro de óbitos e nascidos vivos por raça/cor, de 2006 a 2025. Os denominadores de nascimentos só estão preenchidos a partir de 2011. A disponibilidade dessas séries amplia a base de trabalho, mas não resolve a comparabilidade entre a classificação racial dos óbitos e a dos nascimentos, nem substitui a confirmação do recorte etário e da situação dos dados de 2025. Por isso, os quocientes publicados não são incorporados como taxas validadas de desigualdade racial nesta revisão.</w:t>
      </w:r>
    </w:p>
    <w:p w14:paraId="10616BA4" w14:textId="77777777" w:rsidR="00586260" w:rsidRDefault="00000000">
      <w:pPr>
        <w:pStyle w:val="Corpodetexto"/>
      </w:pPr>
      <w:r>
        <w:t xml:space="preserve">Para o eixo Prioridade, a leitura é que os avanços no acompanhamento pré-natal precisam ser acompanhados da redução das diferenças raciais e da continuidade do cuidado: garantir que o contato iniciado na gestação se converta em acompanhamento do bebê e da puérpera na atenção primária e na visita domiciliar, com atenção especial às famílias de mães pretas, nas quais a prematuridade e o baixo peso ao nascer são mais frequentes. Para o eixo Proteção, a mortalidade materna e a violência obstétrica são o ponto de partida.</w:t>
      </w:r>
    </w:p>
    <w:p w14:paraId="10616BA5" w14:textId="77777777" w:rsidR="00586260" w:rsidRDefault="00000000">
      <w:pPr>
        <w:pStyle w:val="Ttulo3"/>
      </w:pPr>
      <w:bookmarkStart w:id="13" w:name="_b82033880b1627d00d4064f457dfcda527a9b93"/>
      <w:bookmarkEnd w:id="11"/>
      <w:r>
        <w:t xml:space="preserve">4.3. Educação infantil</w:t>
      </w:r>
    </w:p>
    <w:p w14:paraId="10616BA6" w14:textId="77777777" w:rsidR="00586260" w:rsidRDefault="00000000">
      <w:pPr>
        <w:pStyle w:val="FirstParagraph"/>
        <w:keepNext/>
      </w:pPr>
      <w:r>
        <w:t xml:space="preserve">O Censo 2022 estimou a frequência à creche e à pré-escola por raça/cor no município. Os resultados abrangem todas as redes e são estimativas amostrais, distintas das contagens populacionais da seção 4.1.</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2289"/>
        <w:gridCol w:w="3053"/>
        <w:gridCol w:w="3054"/>
        <w:gridCol w:w="3054"/>
        <w:gridCol w:w="3054"/>
      </w:tblGrid>
      <w:tr w:rsidR="00586260" w14:paraId="10616BAC"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250" w:type="dxa"/>
            <w:shd w:val="clear" w:color="auto" w:fill="E8EEF2"/>
          </w:tcPr>
          <w:p w14:paraId="10616BA7" w14:textId="77777777" w:rsidR="00586260" w:rsidRDefault="00000000">
            <w:pPr>
              <w:pStyle w:val="Compact"/>
              <w:keepNext/>
              <w:spacing w:before="0" w:after="40"/>
            </w:pPr>
            <w:r>
              <w:rPr>
                <w:b/>
                <w:sz w:val="19"/>
              </w:rPr>
              <w:t xml:space="preserve">Frequência escolar, município do Rio, 2022</w:t>
            </w:r>
          </w:p>
        </w:tc>
        <w:tc>
          <w:tcPr>
            <w:tcW w:w="1667" w:type="dxa"/>
            <w:shd w:val="clear" w:color="auto" w:fill="E8EEF2"/>
          </w:tcPr>
          <w:p w14:paraId="10616BA8" w14:textId="77777777" w:rsidR="00586260" w:rsidRDefault="00000000">
            <w:pPr>
              <w:pStyle w:val="Compact"/>
              <w:keepNext/>
              <w:spacing w:before="0" w:after="40"/>
              <w:jc w:val="right"/>
            </w:pPr>
            <w:r>
              <w:rPr>
                <w:b/>
                <w:sz w:val="19"/>
              </w:rPr>
              <w:t xml:space="preserve">Total</w:t>
            </w:r>
          </w:p>
        </w:tc>
        <w:tc>
          <w:tcPr>
            <w:tcW w:w="1667" w:type="dxa"/>
            <w:shd w:val="clear" w:color="auto" w:fill="E8EEF2"/>
          </w:tcPr>
          <w:p w14:paraId="10616BA9" w14:textId="77777777" w:rsidR="00586260" w:rsidRDefault="00000000">
            <w:pPr>
              <w:pStyle w:val="Compact"/>
              <w:keepNext/>
              <w:spacing w:before="0" w:after="40"/>
              <w:jc w:val="right"/>
            </w:pPr>
            <w:r>
              <w:rPr>
                <w:b/>
                <w:sz w:val="19"/>
              </w:rPr>
              <w:t xml:space="preserve">Branca</w:t>
            </w:r>
          </w:p>
        </w:tc>
        <w:tc>
          <w:tcPr>
            <w:tcW w:w="1667" w:type="dxa"/>
            <w:shd w:val="clear" w:color="auto" w:fill="E8EEF2"/>
          </w:tcPr>
          <w:p w14:paraId="10616BAA" w14:textId="77777777" w:rsidR="00586260" w:rsidRDefault="00000000">
            <w:pPr>
              <w:pStyle w:val="Compact"/>
              <w:keepNext/>
              <w:spacing w:before="0" w:after="40"/>
              <w:jc w:val="right"/>
            </w:pPr>
            <w:r>
              <w:rPr>
                <w:b/>
                <w:sz w:val="19"/>
              </w:rPr>
              <w:t xml:space="preserve">Preta</w:t>
            </w:r>
          </w:p>
        </w:tc>
        <w:tc>
          <w:tcPr>
            <w:tcW w:w="1667" w:type="dxa"/>
            <w:shd w:val="clear" w:color="auto" w:fill="E8EEF2"/>
          </w:tcPr>
          <w:p w14:paraId="10616BAB" w14:textId="77777777" w:rsidR="00586260" w:rsidRDefault="00000000">
            <w:pPr>
              <w:pStyle w:val="Compact"/>
              <w:keepNext/>
              <w:spacing w:before="0" w:after="40"/>
              <w:jc w:val="right"/>
            </w:pPr>
            <w:r>
              <w:rPr>
                <w:b/>
                <w:sz w:val="19"/>
              </w:rPr>
              <w:t xml:space="preserve">Parda</w:t>
            </w:r>
          </w:p>
        </w:tc>
      </w:tr>
      <w:tr w:rsidR="00586260" w14:paraId="10616BB2" w14:textId="77777777" w:rsidTr="00586260">
        <w:trPr>
          <w:cantSplit/>
        </w:trPr>
        <w:tc>
          <w:tcPr>
            <w:tcW w:w="1250" w:type="dxa"/>
          </w:tcPr>
          <w:p w14:paraId="10616BAD" w14:textId="77777777" w:rsidR="00586260" w:rsidRDefault="00000000">
            <w:pPr>
              <w:pStyle w:val="Compact"/>
              <w:keepNext/>
              <w:spacing w:before="0" w:after="40"/>
            </w:pPr>
            <w:r>
              <w:rPr>
                <w:sz w:val="19"/>
              </w:rPr>
              <w:t xml:space="preserve">0 a 3 anos</w:t>
            </w:r>
          </w:p>
        </w:tc>
        <w:tc>
          <w:tcPr>
            <w:tcW w:w="1667" w:type="dxa"/>
          </w:tcPr>
          <w:p w14:paraId="10616BAE" w14:textId="77777777" w:rsidR="00586260" w:rsidRDefault="00000000">
            <w:pPr>
              <w:pStyle w:val="Compact"/>
              <w:keepNext/>
              <w:spacing w:before="0" w:after="40"/>
              <w:jc w:val="right"/>
            </w:pPr>
            <w:r>
              <w:rPr>
                <w:sz w:val="19"/>
              </w:rPr>
              <w:t xml:space="preserve">43,5%</w:t>
            </w:r>
          </w:p>
        </w:tc>
        <w:tc>
          <w:tcPr>
            <w:tcW w:w="1667" w:type="dxa"/>
          </w:tcPr>
          <w:p w14:paraId="10616BAF" w14:textId="77777777" w:rsidR="00586260" w:rsidRDefault="00000000">
            <w:pPr>
              <w:pStyle w:val="Compact"/>
              <w:keepNext/>
              <w:spacing w:before="0" w:after="40"/>
              <w:jc w:val="right"/>
            </w:pPr>
            <w:r>
              <w:rPr>
                <w:sz w:val="19"/>
              </w:rPr>
              <w:t xml:space="preserve">43,0%</w:t>
            </w:r>
          </w:p>
        </w:tc>
        <w:tc>
          <w:tcPr>
            <w:tcW w:w="1667" w:type="dxa"/>
          </w:tcPr>
          <w:p w14:paraId="10616BB0" w14:textId="77777777" w:rsidR="00586260" w:rsidRDefault="00000000">
            <w:pPr>
              <w:pStyle w:val="Compact"/>
              <w:keepNext/>
              <w:spacing w:before="0" w:after="40"/>
              <w:jc w:val="right"/>
            </w:pPr>
            <w:r>
              <w:rPr>
                <w:sz w:val="19"/>
              </w:rPr>
              <w:t xml:space="preserve">47,9%</w:t>
            </w:r>
          </w:p>
        </w:tc>
        <w:tc>
          <w:tcPr>
            <w:tcW w:w="1667" w:type="dxa"/>
          </w:tcPr>
          <w:p w14:paraId="10616BB1" w14:textId="77777777" w:rsidR="00586260" w:rsidRDefault="00000000">
            <w:pPr>
              <w:pStyle w:val="Compact"/>
              <w:keepNext/>
              <w:spacing w:before="0" w:after="40"/>
              <w:jc w:val="right"/>
            </w:pPr>
            <w:r>
              <w:rPr>
                <w:sz w:val="19"/>
              </w:rPr>
              <w:t xml:space="preserve">42,7%</w:t>
            </w:r>
          </w:p>
        </w:tc>
      </w:tr>
      <w:tr w:rsidR="00586260" w14:paraId="10616BB8" w14:textId="77777777" w:rsidTr="00586260">
        <w:trPr>
          <w:cantSplit/>
        </w:trPr>
        <w:tc>
          <w:tcPr>
            <w:tcW w:w="1250" w:type="dxa"/>
          </w:tcPr>
          <w:p w14:paraId="10616BB3" w14:textId="77777777" w:rsidR="00586260" w:rsidRDefault="00000000">
            <w:pPr>
              <w:pStyle w:val="Compact"/>
              <w:keepNext/>
              <w:spacing w:before="0" w:after="40"/>
            </w:pPr>
            <w:r>
              <w:rPr>
                <w:sz w:val="19"/>
              </w:rPr>
              <w:t xml:space="preserve">3 anos</w:t>
            </w:r>
          </w:p>
        </w:tc>
        <w:tc>
          <w:tcPr>
            <w:tcW w:w="1667" w:type="dxa"/>
          </w:tcPr>
          <w:p w14:paraId="10616BB4" w14:textId="77777777" w:rsidR="00586260" w:rsidRDefault="00000000">
            <w:pPr>
              <w:pStyle w:val="Compact"/>
              <w:keepNext/>
              <w:spacing w:before="0" w:after="40"/>
              <w:jc w:val="right"/>
            </w:pPr>
            <w:r>
              <w:rPr>
                <w:sz w:val="19"/>
              </w:rPr>
              <w:t xml:space="preserve">72,0%</w:t>
            </w:r>
          </w:p>
        </w:tc>
        <w:tc>
          <w:tcPr>
            <w:tcW w:w="1667" w:type="dxa"/>
          </w:tcPr>
          <w:p w14:paraId="10616BB5" w14:textId="77777777" w:rsidR="00586260" w:rsidRDefault="00000000">
            <w:pPr>
              <w:pStyle w:val="Compact"/>
              <w:keepNext/>
              <w:spacing w:before="0" w:after="40"/>
              <w:jc w:val="right"/>
            </w:pPr>
            <w:r>
              <w:rPr>
                <w:sz w:val="19"/>
              </w:rPr>
              <w:t xml:space="preserve">74,3%</w:t>
            </w:r>
          </w:p>
        </w:tc>
        <w:tc>
          <w:tcPr>
            <w:tcW w:w="1667" w:type="dxa"/>
          </w:tcPr>
          <w:p w14:paraId="10616BB6" w14:textId="77777777" w:rsidR="00586260" w:rsidRDefault="00000000">
            <w:pPr>
              <w:pStyle w:val="Compact"/>
              <w:keepNext/>
              <w:spacing w:before="0" w:after="40"/>
              <w:jc w:val="right"/>
            </w:pPr>
            <w:r>
              <w:rPr>
                <w:sz w:val="19"/>
              </w:rPr>
              <w:t xml:space="preserve">72,0%</w:t>
            </w:r>
          </w:p>
        </w:tc>
        <w:tc>
          <w:tcPr>
            <w:tcW w:w="1667" w:type="dxa"/>
          </w:tcPr>
          <w:p w14:paraId="10616BB7" w14:textId="77777777" w:rsidR="00586260" w:rsidRDefault="00000000">
            <w:pPr>
              <w:pStyle w:val="Compact"/>
              <w:keepNext/>
              <w:spacing w:before="0" w:after="40"/>
              <w:jc w:val="right"/>
            </w:pPr>
            <w:r>
              <w:rPr>
                <w:sz w:val="19"/>
              </w:rPr>
              <w:t xml:space="preserve">69,5%</w:t>
            </w:r>
          </w:p>
        </w:tc>
      </w:tr>
      <w:tr w:rsidR="00586260" w14:paraId="10616BBE" w14:textId="77777777" w:rsidTr="00586260">
        <w:trPr>
          <w:cantSplit/>
        </w:trPr>
        <w:tc>
          <w:tcPr>
            <w:tcW w:w="1250" w:type="dxa"/>
          </w:tcPr>
          <w:p w14:paraId="10616BB9" w14:textId="77777777" w:rsidR="00586260" w:rsidRDefault="00000000">
            <w:pPr>
              <w:pStyle w:val="Compact"/>
              <w:keepNext/>
              <w:spacing w:before="0" w:after="40"/>
            </w:pPr>
            <w:r>
              <w:rPr>
                <w:sz w:val="19"/>
              </w:rPr>
              <w:t xml:space="preserve">4 a 5 anos</w:t>
            </w:r>
          </w:p>
        </w:tc>
        <w:tc>
          <w:tcPr>
            <w:tcW w:w="1667" w:type="dxa"/>
          </w:tcPr>
          <w:p w14:paraId="10616BBA" w14:textId="77777777" w:rsidR="00586260" w:rsidRDefault="00000000">
            <w:pPr>
              <w:pStyle w:val="Compact"/>
              <w:keepNext/>
              <w:spacing w:before="0" w:after="40"/>
              <w:jc w:val="right"/>
            </w:pPr>
            <w:r>
              <w:rPr>
                <w:sz w:val="19"/>
              </w:rPr>
              <w:t xml:space="preserve">86,7%</w:t>
            </w:r>
          </w:p>
        </w:tc>
        <w:tc>
          <w:tcPr>
            <w:tcW w:w="1667" w:type="dxa"/>
          </w:tcPr>
          <w:p w14:paraId="10616BBB" w14:textId="77777777" w:rsidR="00586260" w:rsidRDefault="00000000">
            <w:pPr>
              <w:pStyle w:val="Compact"/>
              <w:keepNext/>
              <w:spacing w:before="0" w:after="40"/>
              <w:jc w:val="right"/>
            </w:pPr>
            <w:r>
              <w:rPr>
                <w:sz w:val="19"/>
              </w:rPr>
              <w:t xml:space="preserve">87,3%</w:t>
            </w:r>
          </w:p>
        </w:tc>
        <w:tc>
          <w:tcPr>
            <w:tcW w:w="1667" w:type="dxa"/>
          </w:tcPr>
          <w:p w14:paraId="10616BBC" w14:textId="77777777" w:rsidR="00586260" w:rsidRDefault="00000000">
            <w:pPr>
              <w:pStyle w:val="Compact"/>
              <w:keepNext/>
              <w:spacing w:before="0" w:after="40"/>
              <w:jc w:val="right"/>
            </w:pPr>
            <w:r>
              <w:rPr>
                <w:sz w:val="19"/>
              </w:rPr>
              <w:t xml:space="preserve">85,1%</w:t>
            </w:r>
          </w:p>
        </w:tc>
        <w:tc>
          <w:tcPr>
            <w:tcW w:w="1667" w:type="dxa"/>
          </w:tcPr>
          <w:p w14:paraId="10616BBD" w14:textId="77777777" w:rsidR="00586260" w:rsidRDefault="00000000">
            <w:pPr>
              <w:pStyle w:val="Compact"/>
              <w:keepNext/>
              <w:spacing w:before="0" w:after="40"/>
              <w:jc w:val="right"/>
            </w:pPr>
            <w:r>
              <w:rPr>
                <w:sz w:val="19"/>
              </w:rPr>
              <w:t xml:space="preserve">86,7%</w:t>
            </w:r>
          </w:p>
        </w:tc>
      </w:tr>
    </w:tbl>
    <w:p w14:paraId="10616BBF" w14:textId="77777777" w:rsidR="00586260" w:rsidRDefault="00000000">
      <w:pPr>
        <w:pStyle w:val="FirstParagraph"/>
      </w:pPr>
      <w:r>
        <w:t xml:space="preserve">Fonte: </w:t>
      </w:r>
      <w:hyperlink r:id="rId19">
        <w:r>
          <w:rPr>
            <w:rStyle w:val="Hyperlink"/>
          </w:rPr>
          <w:t xml:space="preserve">IBGE, Censo 2022, tabela 10056</w:t>
        </w:r>
      </w:hyperlink>
      <w:r>
        <w:t xml:space="preserve">, consulta direta em 02/10/2026.</w:t>
      </w:r>
    </w:p>
    <w:p w14:paraId="10616BC0" w14:textId="77777777" w:rsidR="00586260" w:rsidRDefault="00000000">
      <w:pPr>
        <w:pStyle w:val="Corpodetexto"/>
      </w:pPr>
      <w:r>
        <w:t xml:space="preserve">O detalhamento por idade simples na </w:t>
      </w:r>
      <w:hyperlink r:id="rId20">
        <w:r>
          <w:rPr>
            <w:rStyle w:val="Hyperlink"/>
          </w:rPr>
          <w:t xml:space="preserve">planilha do diagnóstico do IPP encaminhada em 06/10/2026</w:t>
        </w:r>
      </w:hyperlink>
      <w:r>
        <w:t xml:space="preserve"> </w:t>
      </w:r>
      <w:commentRangeStart w:id="14"/>
      <w:r>
        <w:t xml:space="preserve">mostra frequência de 82,9% aos quatro anos e 90,6% aos cinco. Entre crianças brancas, pretas e pardas, respectivamente, os valores são 84,0%, 80,8% e 82,5% aos quatro; e 90,7%, 89,2% e 90,8% aos cinco</w:t>
      </w:r>
      <w:commentRangeEnd w:id="14"/>
      <w:r>
        <w:rPr>
          <w:rStyle w:val="Refdecomentrio"/>
          <w:sz w:val="21"/>
          <w:szCs w:val="24"/>
        </w:rPr>
        <w:commentReference w:id="14"/>
      </w:r>
      <w:r>
        <w:t xml:space="preserve">. A diferença entre brancas e pretas é, assim, maior aos quatro anos </w:t>
      </w:r>
      <w:commentRangeStart w:id="128"/>
      <w:r>
        <w:t xml:space="preserve">(3,1 pontos percentuais)</w:t>
      </w:r>
      <w:commentRangeEnd w:id="128"/>
      <w:r>
        <w:commentReference w:id="128"/>
      </w:r>
      <w:r>
        <w:t xml:space="preserve"> do que aos cinco (1,5 ponto), sugerindo investigar o ingresso no início da etapa obrigatória. Esse detalhamento complementa o agregado de quatro e cinco anos acima, sem recalculá-lo pela média simples das taxas. Os números absolutos de frequentadores e a população censitária pertencem a universos de apuração distintos e não foram divididos entre si para gerar novas taxas. As estimativas de categorias com poucos registros, especialmente indígena e amarela, exigem cautela adicional antes de comparações.</w:t>
      </w:r>
    </w:p>
    <w:p w14:paraId="10616BC1" w14:textId="77777777" w:rsidR="00586260" w:rsidRDefault="00000000">
      <w:pPr>
        <w:pStyle w:val="Corpodetexto"/>
      </w:pPr>
      <w:commentRangeStart w:id="15"/>
      <w:commentRangeStart w:id="111"/>
      <w:r>
        <w:t xml:space="preserve">Os dados não sustentam a afirmação de que as crianças negras frequentam menos a educação infantil em todas as idades. Na creche, a frequência das crianças pretas é a mais alta. Aos três anos, a frequência das crianças pardas fica 4,8 pontos abaixo da das brancas. Na pré-escola, onde a matrícula é obrigatória, a diferença entre brancas e pretas é de 2,2 pontos, e 13,3% das crianças de quatro e cinco anos não frequentavam a escola em 2022. As diferenças são descritivas, sem teste de significância, e o padrão racial varia conforme a idade. A dimensão territorial do acesso precisa ser examinada com dados de frequência e oferta por território.</w:t>
      </w:r>
      <w:commentRangeEnd w:id="15"/>
      <w:r>
        <w:rPr>
          <w:rStyle w:val="Refdecomentrio"/>
          <w:sz w:val="21"/>
          <w:szCs w:val="24"/>
        </w:rPr>
        <w:commentReference w:id="15"/>
      </w:r>
      <w:commentRangeEnd w:id="111"/>
      <w:r>
        <w:commentReference w:id="111"/>
      </w:r>
    </w:p>
    <w:p w14:paraId="10616BC2" w14:textId="77777777" w:rsidR="00586260" w:rsidRDefault="00000000">
      <w:pPr>
        <w:pStyle w:val="Corpodetexto"/>
      </w:pPr>
      <w:r>
        <w:t xml:space="preserve">O que a frequência não informa é a experiência da criança dentro da creche e da pré-escola. A escuta online que embasou este Plano registrou racismo e discriminação entre as barreiras à permanência, e as crianças da Maré relataram situações ligadas à cor da pele já aos quatro e cinco anos. A literatura brasileira sobre racismo na educação infantil mostra que ele opera nas expectativas dos adultos, no cuidado, nos materiais e no tratamento dos episódios discriminatórios (</w:t>
      </w:r>
      <w:hyperlink r:id="rId21">
        <w:r>
          <w:rPr>
            <w:rStyle w:val="Hyperlink"/>
          </w:rPr>
          <w:t xml:space="preserve">NCPI</w:t>
        </w:r>
      </w:hyperlink>
      <w:r>
        <w:t xml:space="preserve">). O instrumento de indicadores de qualidade das relações raciais na escola, apoiado pelo UNICEF e pela Ação Educativa, oferece uma base para que as unidades avaliem essas dimensões, mediante adaptação à educação infantil (</w:t>
      </w:r>
      <w:hyperlink r:id="rId22">
        <w:r>
          <w:rPr>
            <w:rStyle w:val="Hyperlink"/>
          </w:rPr>
          <w:t xml:space="preserve">UNICEF e Ação Educativa</w:t>
        </w:r>
      </w:hyperlink>
      <w:r>
        <w:t xml:space="preserve">).</w:t>
      </w:r>
    </w:p>
    <w:p w14:paraId="10616BC3" w14:textId="77777777" w:rsidR="00586260" w:rsidRDefault="00000000">
      <w:pPr>
        <w:pStyle w:val="Corpodetexto"/>
      </w:pPr>
      <w:r>
        <w:t xml:space="preserve">Para o Plano, a educação infantil se desdobra em duas frentes. A de acesso, no eixo Prioridade, pede que a Secretaria Municipal de Educação e </w:t>
      </w:r>
      <w:commentRangeStart w:id="16"/>
      <w:commentRangeStart w:id="112"/>
      <w:r>
        <w:t xml:space="preserve">o IPP cruzem demanda inscrita, vagas, jornada, deslocamento e frequência por idade e território antes de definir onde expandir</w:t>
      </w:r>
      <w:commentRangeEnd w:id="16"/>
      <w:r>
        <w:rPr>
          <w:rStyle w:val="Refdecomentrio"/>
          <w:sz w:val="21"/>
          <w:szCs w:val="24"/>
        </w:rPr>
        <w:commentReference w:id="16"/>
      </w:r>
      <w:commentRangeEnd w:id="112"/>
      <w:r>
        <w:commentReference w:id="112"/>
      </w:r>
      <w:r>
        <w:t xml:space="preserve">. A de qualidade, no eixo Direito ao Brincar e na estratégia transversal de educação antirracista, pede uma avaliação participativa das práticas, da representatividade dos materiais e da resposta das unidades ao racismo.</w:t>
      </w:r>
    </w:p>
    <w:p w14:paraId="10616BC4" w14:textId="77777777" w:rsidR="00586260" w:rsidRDefault="00000000">
      <w:pPr>
        <w:pStyle w:val="Ttulo3"/>
      </w:pPr>
      <w:bookmarkStart w:id="17" w:name="_536ce58809c4b6866b6f4923cd5e320ef7ffe6a"/>
      <w:bookmarkEnd w:id="13"/>
      <w:r>
        <w:t xml:space="preserve">4.4. Condições de vida, moradia e cuidado familiar</w:t>
      </w:r>
    </w:p>
    <w:p w14:paraId="10616BC5" w14:textId="77777777" w:rsidR="00586260" w:rsidRDefault="00000000">
      <w:pPr>
        <w:pStyle w:val="FirstParagraph"/>
      </w:pPr>
      <w:r>
        <w:t xml:space="preserve">O Cadastro Único é a porta de entrada mais abrangente para as famílias com crianças pequenas em situação de pobreza. </w:t>
      </w:r>
      <w:commentRangeStart w:id="18"/>
      <w:commentRangeStart w:id="113"/>
      <w:del w:id="9015" w:author="Revisão IPP" w:date="2026-10-19T12:00:00Z">
        <w:r>
          <w:delText xml:space="preserve">A extração do IPP de junho de 2026 registra 194.138 crianças de 0 a 5 anos inscritas, em 173.768 famílias</w:delText>
        </w:r>
      </w:del>
      <w:ins w:id="9016" w:author="Revisão IPP" w:date="2026-10-19T12:00:00Z">
        <w:r>
          <w:t xml:space="preserve">A extração do IPP de julho de 2026 registra 200.784 crianças de 0 a 5 anos inscritas, em 178.838 famílias</w:t>
        </w:r>
      </w:ins>
      <w:commentRangeEnd w:id="18"/>
      <w:r>
        <w:rPr>
          <w:rStyle w:val="Refdecomentrio"/>
          <w:sz w:val="21"/>
          <w:szCs w:val="24"/>
        </w:rPr>
        <w:commentReference w:id="18"/>
      </w:r>
      <w:commentRangeEnd w:id="113"/>
      <w:r>
        <w:commentReference w:id="113"/>
      </w:r>
      <w:r>
        <w:t xml:space="preserve">, o que equivale a cerca de metade das crianças dessa idade contadas pelo Censo. O número dimensiona o público cadastrado, não a pobreza na cidade, e as crianças fora do cadastro continuam sendo público do Plano. </w:t>
      </w:r>
      <w:commentRangeStart w:id="19"/>
      <w:commentRangeStart w:id="114"/>
      <w:del w:id="9017" w:author="Revisão IPP" w:date="2026-10-19T12:00:00Z">
        <w:r>
          <w:delText xml:space="preserve">A página do IPP apresenta um total textual distinto, a conciliar com o órgão antes do uso como linha de base.</w:delText>
        </w:r>
      </w:del>
      <w:commentRangeEnd w:id="19"/>
      <w:r>
        <w:rPr>
          <w:rStyle w:val="Refdecomentrio"/>
          <w:sz w:val="21"/>
          <w:szCs w:val="24"/>
        </w:rPr>
        <w:commentReference w:id="19"/>
      </w:r>
      <w:commentRangeEnd w:id="114"/>
      <w:r>
        <w:commentReference w:id="114"/>
      </w:r>
    </w:p>
    <w:p w14:paraId="10616BC6" w14:textId="77777777" w:rsidR="00586260" w:rsidRDefault="00000000">
      <w:pPr>
        <w:pStyle w:val="Corpodetexto"/>
      </w:pPr>
      <w:commentRangeStart w:id="115"/>
      <w:del w:id="9018" w:author="Revisão IPP" w:date="2026-10-19T12:00:00Z">
        <w:r>
          <w:delText xml:space="preserve">Sobre as condições de moradia dessas crianças, existe uma primeira fonte a trabalhar. O IPP documenta uma extração do Cadastro Único de agosto de 2026 sobre banheiro, abastecimento de água e esgotamento sanitário nos domicílios com crianças de 0 a 3 e de 4 a 6 anos, com a advertência de que é provisória e de que alguns campos têm problemas de qualidade.</w:delText>
        </w:r>
      </w:del>
      <w:ins w:id="9019" w:author="Revisão IPP" w:date="2026-10-19T12:00:00Z">
        <w:r>
          <w:t xml:space="preserve">Sobre as condições de moradia dessas crianças, o IPP publica indicadores do Cadastro Único (extração de julho de 2026, crianças de 0 a 5 anos) calculados pelos critérios da Fundação João Pinheiro: 5,9% das crianças cadastradas vivem em domicílio com inadequação habitacional, 43,2% em situação de déficit habitacional, sobretudo pelo ônus excessivo com aluguel (41,8%), e 51,6% em domicílio com mais de duas pessoas por dormitório. A falta de banheiro (0,3%), de água canalizada (0,6%) e o esgoto inadequado (2,4%) são menos frequentes.</w:t>
        </w:r>
      </w:ins>
      <w:commentRangeEnd w:id="115"/>
      <w:r>
        <w:commentReference w:id="115"/>
      </w:r>
      <w:r>
        <w:t xml:space="preserve"> Essa base é suficiente para orientar </w:t>
      </w:r>
      <w:commentRangeStart w:id="20"/>
      <w:commentRangeStart w:id="116"/>
      <w:r>
        <w:t xml:space="preserve">o objetivo de moradia do Plano e para definir, com a Secretaria de Habitação e o IPP, os critérios de adequação e o recorte racial a aplicar</w:t>
      </w:r>
      <w:commentRangeEnd w:id="20"/>
      <w:r>
        <w:rPr>
          <w:rStyle w:val="Refdecomentrio"/>
          <w:sz w:val="21"/>
          <w:szCs w:val="24"/>
        </w:rPr>
        <w:commentReference w:id="20"/>
      </w:r>
      <w:commentRangeEnd w:id="116"/>
      <w:r>
        <w:commentReference w:id="116"/>
      </w:r>
      <w:r>
        <w:t xml:space="preserve">. Não basta para estimar a inadequação habitacional de todas as crianças do município.</w:t>
      </w:r>
    </w:p>
    <w:p w14:paraId="10616BC7" w14:textId="77777777" w:rsidR="00586260" w:rsidRDefault="00000000">
      <w:pPr>
        <w:pStyle w:val="Corpodetexto"/>
      </w:pPr>
      <w:r>
        <w:t xml:space="preserve">A privação material atravessa o cuidado cotidiano. Água, esgoto, condições do domicílio e distância dos serviços interferem na alimentação, na higiene, no sono, no brincar e na frequência à creche. O Plano trata essas condições como responsabilidade das políticas públicas, e não como falha das famílias. Pela mesma razão, a presença de uma única pessoa adulta no domicílio, que o cadastro registra, não é tomada como prova de maternidade solo nem de incapacidade de cuidado. A publicação do UNICEF sobre pobreza multidimensional na infância, com dados nacionais de 2017 a 2023, serve como referência de método para observar renda, educação, água, saneamento e moradia em conjunto (</w:t>
      </w:r>
      <w:hyperlink r:id="rId23">
        <w:r>
          <w:rPr>
            <w:rStyle w:val="Hyperlink"/>
          </w:rPr>
          <w:t xml:space="preserve">UNICEF</w:t>
        </w:r>
      </w:hyperlink>
      <w:r>
        <w:t xml:space="preserve">).</w:t>
      </w:r>
    </w:p>
    <w:p w14:paraId="10616BC8" w14:textId="77777777" w:rsidR="00586260" w:rsidRDefault="00000000">
      <w:pPr>
        <w:pStyle w:val="Ttulo3"/>
      </w:pPr>
      <w:bookmarkStart w:id="21" w:name="_47ecdb6890e4c61f90358a67e0cea01de7d92ed"/>
      <w:bookmarkEnd w:id="17"/>
      <w:r>
        <w:t xml:space="preserve">4.5. Proteção contra as violências</w:t>
      </w:r>
    </w:p>
    <w:p w14:paraId="10616BC9" w14:textId="77777777" w:rsidR="00586260" w:rsidRDefault="00000000">
      <w:pPr>
        <w:pStyle w:val="FirstParagraph"/>
      </w:pPr>
      <w:r>
        <w:t xml:space="preserve">Em 2025, o município registrou 31.769 notificações de violência no SINAN, </w:t>
      </w:r>
      <w:commentRangeStart w:id="117"/>
      <w:r>
        <w:t xml:space="preserve">das quais 3.733 contra crianças de até nove anos</w:t>
      </w:r>
      <w:commentRangeEnd w:id="117"/>
      <w:r>
        <w:commentReference w:id="117"/>
      </w:r>
      <w:r>
        <w:t xml:space="preserve">. A distribuição por idade mostra onde o problema se concentra: 622 notificações de menores de um ano, 1.679 de crianças de um a quatro anos e 1.432 de cinco a nove. Somadas, 2.301 notificações, 61,6% das notificações de crianças de até nove anos, referem-se a crianças com menos de cinco anos. No conjunto de até nove anos, a residência é o local de 75% das ocorrências, a mãe e o pai são os agressores mais frequentes, e a negligência está presente em 61% das notificações, a violência sexual em 24% e a física em 16%, com mais de um tipo por registro. A população negra responde por 73% das notificações de crianças de até nove anos. O infográfico não apresenta esse percentual separadamente para menores de cinco anos. (</w:t>
      </w:r>
      <w:hyperlink r:id="rId24">
        <w:r>
          <w:rPr>
            <w:rStyle w:val="Hyperlink"/>
          </w:rPr>
          <w:t xml:space="preserve">SMS-Rio, infográfico de 2025</w:t>
        </w:r>
      </w:hyperlink>
      <w:r>
        <w:t xml:space="preserve">, SINAN com extração de 29/04/2026.) Em 2022, segundo o </w:t>
      </w:r>
      <w:hyperlink r:id="rId25">
        <w:r>
          <w:rPr>
            <w:rStyle w:val="Hyperlink"/>
          </w:rPr>
          <w:t xml:space="preserve">Mapa da Mulher Carioca 2023</w:t>
        </w:r>
      </w:hyperlink>
      <w:r>
        <w:t xml:space="preserve">, foram 2.773 notificações contra crianças de até nove anos, 14% do total municipal, com seis em cada dez crianças negras e 68,2% das ocorrências na residência.</w:t>
      </w:r>
    </w:p>
    <w:p w14:paraId="10616BCA" w14:textId="77777777" w:rsidR="00586260" w:rsidRDefault="00000000">
      <w:pPr>
        <w:pStyle w:val="Corpodetexto"/>
      </w:pPr>
      <w:r>
        <w:t xml:space="preserve">Os dados nacionais mostram como a violência sexual se distribui por idade e raça. No levantamento do Fórum Brasileiro de Segurança Pública sobre 2019 e o primeiro semestre de 2021, em doze estados, 73% dos registros de estupro de crianças e adolescentes se concentraram entre cinco e catorze anos, 85% das vítimas eram meninas e 51,6% eram negras entre os registros com raça/cor informada (</w:t>
      </w:r>
      <w:hyperlink r:id="rId26">
        <w:r>
          <w:rPr>
            <w:rStyle w:val="Hyperlink"/>
          </w:rPr>
          <w:t xml:space="preserve">FBSP, 2021</w:t>
        </w:r>
      </w:hyperlink>
      <w:r>
        <w:t xml:space="preserve">). A continuidade entre a primeira infância e as idades seguintes é a razão para prevenir cedo.</w:t>
      </w:r>
    </w:p>
    <w:p w14:paraId="10616BCB" w14:textId="77777777" w:rsidR="00586260" w:rsidRDefault="00000000">
      <w:pPr>
        <w:pStyle w:val="Corpodetexto"/>
      </w:pPr>
      <w:r>
        <w:t xml:space="preserve">Três características dessas violências orientam a resposta do Plano. A primeira é a frequência de registros no ambiente doméstico, onde as situações podem permanecer pouco visíveis para a rede. A creche, o posto de saúde e a visita domiciliar são oportunidades de identificação e proteção. A segunda é que bebês e crianças pequenas podem expressar situações de violência de formas verbais e não verbais, conforme suas possibilidades de comunicação. Dependem de adultos atentos a essas expressões, que reconheçam sinais, acolham o responsável que protege e não exijam da criança um relato como condição de atendimento. A terceira é que a notificação é o começo, e não o fim, da proteção. O que o Plano precisa acompanhar é a resposta: se o encaminhamento chegou, se o acompanhamento começou e se houve retorno a quem comunicou. Por isso, no eixo Proteção, o aumento do número de notificações não será lido como piora nem a redução como sucesso sem exame do que aconteceu com cada caso.</w:t>
      </w:r>
    </w:p>
    <w:p w14:paraId="10616BCC" w14:textId="77777777" w:rsidR="00586260" w:rsidRDefault="00000000">
      <w:pPr>
        <w:pStyle w:val="Corpodetexto"/>
      </w:pPr>
      <w:r>
        <w:t xml:space="preserve">A violência armada é a quarta característica, própria do Rio. A pesquisa qualitativa de Ribeiro e colaboradoras com profissionais e serviços de Manguinhos descreve como as operações policiais e os confrontos interrompem o funcionamento das unidades, o trabalho das equipes e o acesso das famílias (</w:t>
      </w:r>
      <w:hyperlink r:id="rId27">
        <w:r>
          <w:rPr>
            <w:rStyle w:val="Hyperlink"/>
          </w:rPr>
          <w:t xml:space="preserve">Ciência &amp; Saúde Coletiva, 2024</w:t>
        </w:r>
      </w:hyperlink>
      <w:r>
        <w:t xml:space="preserve">), e as crianças da Maré, na escuta deste Plano, falaram do medo e das atividades interrompidas. Para a primeira infância, a interrupção significa creche fechada, consulta perdida, visita domiciliar adiada e trajeto impossível para quem leva a criança. O Plano propõe que os serviços registrem as interrupções e as estratégias de retomada, distinguindo fechamento, redução de horário e dificuldade de circulação, para que a continuidade do cuidado nos territórios sob violência armada se torne mensurável.</w:t>
      </w:r>
    </w:p>
    <w:p w14:paraId="10616BCD" w14:textId="77777777" w:rsidR="00586260" w:rsidRDefault="00000000">
      <w:pPr>
        <w:pStyle w:val="Ttulo3"/>
      </w:pPr>
      <w:bookmarkStart w:id="22" w:name="_f7fe02ee1a289cebe45368c39325095382e26ae"/>
      <w:bookmarkEnd w:id="21"/>
      <w:r>
        <w:t xml:space="preserve">4.6. Alimentação, inclusão, brincar e participação</w:t>
      </w:r>
    </w:p>
    <w:p w14:paraId="10616BCE" w14:textId="77777777" w:rsidR="00586260" w:rsidRDefault="00000000">
      <w:pPr>
        <w:pStyle w:val="FirstParagraph"/>
      </w:pPr>
      <w:r>
        <w:t xml:space="preserve">Nesses quatro eixos, o diagnóstico disponível é mais fino do que as fontes permitem hoje, e o Plano registra o que precisa ser produzido.</w:t>
      </w:r>
    </w:p>
    <w:p w14:paraId="10616BCF" w14:textId="77777777" w:rsidR="00586260" w:rsidRDefault="00000000">
      <w:pPr>
        <w:pStyle w:val="Corpodetexto"/>
      </w:pPr>
      <w:r>
        <w:t xml:space="preserve">Em alimentação, o acompanhamento nutricional pelo SISVAN, o estado nutricional das crianças e a insegurança alimentar das famílias respondem a perguntas distintas. </w:t>
      </w:r>
      <w:commentRangeStart w:id="23"/>
      <w:commentRangeStart w:id="118"/>
      <w:commentRangeStart w:id="24"/>
      <w:r>
        <w:t xml:space="preserve">As séries do SISVAN disponibilizadas pelo IPP contêm inconsistências entre contagens e percentuais e não foram adotadas como linha de base</w:t>
      </w:r>
      <w:commentRangeEnd w:id="23"/>
      <w:r>
        <w:rPr>
          <w:rStyle w:val="Refdecomentrio"/>
          <w:sz w:val="21"/>
          <w:szCs w:val="24"/>
        </w:rPr>
        <w:commentReference w:id="23"/>
      </w:r>
      <w:commentRangeEnd w:id="118"/>
      <w:r>
        <w:commentReference w:id="118"/>
      </w:r>
      <w:commentRangeEnd w:id="24"/>
      <w:r>
        <w:rPr>
          <w:rStyle w:val="Refdecomentrio"/>
          <w:sz w:val="21"/>
          <w:szCs w:val="24"/>
        </w:rPr>
        <w:commentReference w:id="24"/>
      </w:r>
      <w:r>
        <w:t xml:space="preserve">. A extração a solicitar à SMS deve separar os dois primeiros anos de vida das demais idades, informar raça/cor e não somar sobrepeso e obesidade sob um único rótulo.</w:t>
      </w:r>
    </w:p>
    <w:p w14:paraId="10616BD0" w14:textId="77777777" w:rsidR="00586260" w:rsidRDefault="00000000">
      <w:pPr>
        <w:pStyle w:val="Corpodetexto"/>
      </w:pPr>
      <w:r>
        <w:t xml:space="preserve">Em inclusão, </w:t>
      </w:r>
      <w:del w:id="9022" w:author="Revisão IPP" w:date="2026-10-19T12:00:00Z">
        <w:r>
          <w:delText xml:space="preserve">uma extração pontual do Cadastro Único de agosto de 2026, feita pelo IPP fora de sua rotina automatizada e identificada como provisória, </w:delText>
        </w:r>
      </w:del>
      <w:ins w:id="9023" w:author="Revisão IPP" w:date="2026-10-19T12:00:00Z">
        <w:r>
          <w:t xml:space="preserve">a extração do Cadastro Único de julho de 2026, da rotina automatizada do IPP, </w:t>
        </w:r>
      </w:ins>
      <w:commentRangeStart w:id="25"/>
      <w:commentRangeStart w:id="120"/>
      <w:del w:id="9024" w:author="Revisão IPP" w:date="2026-10-19T12:00:00Z">
        <w:r>
          <w:delText xml:space="preserve">registra 9.258 crianças de 0 a 3 anos e 16.737 de 4 a 6 anos com deficiência entre as cadastradas, das quais 3.086 e 7.214 </w:delText>
        </w:r>
      </w:del>
      <w:ins w:id="9025" w:author="Revisão IPP" w:date="2026-10-19T12:00:00Z">
        <w:r>
          <w:t xml:space="preserve">registra 7.919 crianças de 0 a 5 anos com deficiência entre as cadastradas (3,9%), em 7.810 famílias; entre as famílias com essa informação, 1.530 (24,2%) </w:t>
        </w:r>
      </w:ins>
      <w:commentRangeEnd w:id="25"/>
      <w:r>
        <w:rPr>
          <w:rStyle w:val="Refdecomentrio"/>
          <w:sz w:val="21"/>
          <w:szCs w:val="24"/>
        </w:rPr>
        <w:commentReference w:id="25"/>
      </w:r>
      <w:commentRangeEnd w:id="120"/>
      <w:r>
        <w:commentReference w:id="120"/>
      </w:r>
      <w:del w:id="9026" w:author="Revisão IPP" w:date="2026-10-19T12:00:00Z">
        <w:r>
          <w:delText xml:space="preserve">recebem o Benefício de Prestação Continuada. Esses números</w:delText>
        </w:r>
      </w:del>
      <w:ins w:id="9027" w:author="Revisão IPP" w:date="2026-10-19T12:00:00Z">
        <w:r>
          <w:t xml:space="preserve">recebem o Benefício de Prestação Continuada por deficiência. Esses números</w:t>
        </w:r>
      </w:ins>
      <w:r>
        <w:t xml:space="preserve"> indicam uma população a acompanhar na interface entre assistência, saúde e educação, mas não estimam a prevalência de deficiência no município nem a cobertura do benefício entre quem tem direito a ele. O que interessa ao eixo é reconstruir o percurso de cada criança: identificação da necessidade, encaminhamento, acesso ao serviço e participação na creche e na vida comunitária.</w:t>
      </w:r>
    </w:p>
    <w:p w14:paraId="10616BD1" w14:textId="77777777" w:rsidR="00586260" w:rsidRDefault="00000000">
      <w:pPr>
        <w:pStyle w:val="Corpodetexto"/>
      </w:pPr>
      <w:r>
        <w:t xml:space="preserve">Em brincar, cultura e participação, a escuta de doze crianças de quatro a seis anos na Maré, descrita no capítulo 6, é a evidência de que o Plano dispõe sobre a experiência das próprias crianças, e mostra o que observar: se chegam aos espaços com seus cuidadores, se podem usá-los com segurança e se encontram ali atividades adequadas à idade e referências culturais em que se reconhecem. Contar praças e equipamentos não responde a essas perguntas. As próximas escutas deverão incluir bebês e crianças com comunicação não verbal, por meio de observação e de formas expressivas apropriadas.</w:t>
      </w:r>
    </w:p>
    <w:p w14:paraId="10616BD2" w14:textId="77777777" w:rsidR="00586260" w:rsidRDefault="00000000">
      <w:pPr>
        <w:pStyle w:val="Ttulo3"/>
      </w:pPr>
      <w:bookmarkStart w:id="26" w:name="_138bc5bd26fffa6741d0e8c31bca10738a880e8"/>
      <w:bookmarkEnd w:id="22"/>
      <w:r>
        <w:t xml:space="preserve">4.7. O que o retrato pede ao Plano</w:t>
      </w:r>
    </w:p>
    <w:p w14:paraId="10616BD3" w14:textId="77777777" w:rsidR="00586260" w:rsidRDefault="00000000">
      <w:pPr>
        <w:pStyle w:val="FirstParagraph"/>
        <w:keepNext/>
      </w:pPr>
      <w:r>
        <w:t xml:space="preserve">A matriz abaixo liga cada problema identificado à evidência disponível, à informação que falta e ao eixo em que a resposta se organiza. Os interlocutores indicados são propostas para validação.</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3481"/>
        <w:gridCol w:w="3771"/>
        <w:gridCol w:w="3626"/>
        <w:gridCol w:w="3626"/>
      </w:tblGrid>
      <w:tr w:rsidR="00586260" w14:paraId="10616BD8"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3442" w:type="dxa"/>
            <w:shd w:val="clear" w:color="auto" w:fill="E8EEF2"/>
          </w:tcPr>
          <w:p w14:paraId="10616BD4" w14:textId="77777777" w:rsidR="00586260" w:rsidRDefault="00000000">
            <w:pPr>
              <w:pStyle w:val="Compact"/>
              <w:keepNext/>
              <w:spacing w:before="0" w:after="40"/>
            </w:pPr>
            <w:r>
              <w:rPr>
                <w:b/>
                <w:sz w:val="19"/>
              </w:rPr>
              <w:t xml:space="preserve">Problema</w:t>
            </w:r>
          </w:p>
        </w:tc>
        <w:tc>
          <w:tcPr>
            <w:tcW w:w="3729" w:type="dxa"/>
            <w:shd w:val="clear" w:color="auto" w:fill="E8EEF2"/>
          </w:tcPr>
          <w:p w14:paraId="10616BD5" w14:textId="77777777" w:rsidR="00586260" w:rsidRDefault="00000000">
            <w:pPr>
              <w:pStyle w:val="Compact"/>
              <w:keepNext/>
              <w:spacing w:before="0" w:after="40"/>
            </w:pPr>
            <w:r>
              <w:rPr>
                <w:b/>
                <w:sz w:val="19"/>
              </w:rPr>
              <w:t xml:space="preserve">Evidência disponível</w:t>
            </w:r>
          </w:p>
        </w:tc>
        <w:tc>
          <w:tcPr>
            <w:tcW w:w="3586" w:type="dxa"/>
            <w:shd w:val="clear" w:color="auto" w:fill="E8EEF2"/>
          </w:tcPr>
          <w:p w14:paraId="10616BD6" w14:textId="77777777" w:rsidR="00586260" w:rsidRDefault="00000000">
            <w:pPr>
              <w:pStyle w:val="Compact"/>
              <w:keepNext/>
              <w:spacing w:before="0" w:after="40"/>
            </w:pPr>
            <w:r>
              <w:rPr>
                <w:b/>
                <w:sz w:val="19"/>
              </w:rPr>
              <w:t xml:space="preserve">O que falta e muda a decisão</w:t>
            </w:r>
          </w:p>
        </w:tc>
        <w:tc>
          <w:tcPr>
            <w:tcW w:w="3586" w:type="dxa"/>
            <w:shd w:val="clear" w:color="auto" w:fill="E8EEF2"/>
          </w:tcPr>
          <w:p w14:paraId="10616BD7" w14:textId="77777777" w:rsidR="00586260" w:rsidRDefault="00000000">
            <w:pPr>
              <w:pStyle w:val="Compact"/>
              <w:keepNext/>
              <w:spacing w:before="0" w:after="40"/>
            </w:pPr>
            <w:r>
              <w:rPr>
                <w:b/>
                <w:sz w:val="19"/>
              </w:rPr>
              <w:t xml:space="preserve">Eixo e encaminhamento</w:t>
            </w:r>
          </w:p>
        </w:tc>
      </w:tr>
      <w:tr w:rsidR="00586260" w14:paraId="10616BDD" w14:textId="77777777" w:rsidTr="00586260">
        <w:trPr>
          <w:cantSplit/>
        </w:trPr>
        <w:tc>
          <w:tcPr>
            <w:tcW w:w="3442" w:type="dxa"/>
          </w:tcPr>
          <w:p w14:paraId="10616BD9" w14:textId="77777777" w:rsidR="00586260" w:rsidRDefault="00000000">
            <w:pPr>
              <w:pStyle w:val="Compact"/>
              <w:keepNext/>
              <w:spacing w:before="0" w:after="40"/>
            </w:pPr>
            <w:r>
              <w:rPr>
                <w:sz w:val="19"/>
              </w:rPr>
              <w:t xml:space="preserve">Continuidade do cuidado entre gestação, nascimento e primeiros meses, com mais prematuridade e baixo peso entre filhos de mães pretas</w:t>
            </w:r>
          </w:p>
        </w:tc>
        <w:tc>
          <w:tcPr>
            <w:tcW w:w="3729" w:type="dxa"/>
          </w:tcPr>
          <w:p w14:paraId="10616BDA" w14:textId="77777777" w:rsidR="00586260" w:rsidRDefault="00000000">
            <w:pPr>
              <w:pStyle w:val="Compact"/>
              <w:keepNext/>
              <w:spacing w:before="0" w:after="40"/>
            </w:pPr>
            <w:r>
              <w:rPr>
                <w:sz w:val="19"/>
              </w:rPr>
              <w:t xml:space="preserve">SINASC/SMS 2024: pré-natal, prematuridade, baixo peso, sífilis congênita e mortalidade materna por raça/cor da mãe</w:t>
            </w:r>
          </w:p>
        </w:tc>
        <w:tc>
          <w:tcPr>
            <w:tcW w:w="3586" w:type="dxa"/>
          </w:tcPr>
          <w:p w14:paraId="10616BDB" w14:textId="77777777" w:rsidR="00586260" w:rsidRDefault="00000000">
            <w:pPr>
              <w:pStyle w:val="Compact"/>
              <w:keepNext/>
              <w:spacing w:before="0" w:after="40"/>
            </w:pPr>
            <w:r>
              <w:rPr>
                <w:sz w:val="19"/>
              </w:rPr>
              <w:t xml:space="preserve">Seguimento do bebê e da puérpera na atenção primária, qualidade e experiência do atendimento, barreiras territoriais</w:t>
            </w:r>
          </w:p>
        </w:tc>
        <w:tc>
          <w:tcPr>
            <w:tcW w:w="3586" w:type="dxa"/>
          </w:tcPr>
          <w:p w14:paraId="10616BDC" w14:textId="77777777" w:rsidR="00586260" w:rsidRDefault="00000000">
            <w:pPr>
              <w:pStyle w:val="Compact"/>
              <w:keepNext/>
              <w:spacing w:before="0" w:after="40"/>
            </w:pPr>
            <w:r>
              <w:rPr>
                <w:sz w:val="19"/>
              </w:rPr>
              <w:t xml:space="preserve">Prioridade e Família e Cuidados: SMS articular maternidade, atenção primária e visita domiciliar, com acompanhamento por raça/cor</w:t>
            </w:r>
          </w:p>
        </w:tc>
      </w:tr>
      <w:tr w:rsidR="00586260" w14:paraId="10616BE2" w14:textId="77777777" w:rsidTr="00586260">
        <w:trPr>
          <w:cantSplit/>
        </w:trPr>
        <w:tc>
          <w:tcPr>
            <w:tcW w:w="3442" w:type="dxa"/>
          </w:tcPr>
          <w:p w14:paraId="10616BDE" w14:textId="77777777" w:rsidR="00586260" w:rsidRDefault="00000000">
            <w:pPr>
              <w:pStyle w:val="Compact"/>
              <w:keepNext/>
              <w:spacing w:before="0" w:after="40"/>
            </w:pPr>
            <w:r>
              <w:rPr>
                <w:sz w:val="19"/>
              </w:rPr>
              <w:t xml:space="preserve">Comparabilidade das taxas de mortalidade infantil por raça/cor a verificar</w:t>
            </w:r>
          </w:p>
        </w:tc>
        <w:tc>
          <w:tcPr>
            <w:tcW w:w="3729" w:type="dxa"/>
          </w:tcPr>
          <w:p w14:paraId="10616BDF" w14:textId="77777777" w:rsidR="00586260" w:rsidRDefault="00000000">
            <w:pPr>
              <w:pStyle w:val="Compact"/>
              <w:keepNext/>
              <w:spacing w:before="0" w:after="40"/>
            </w:pPr>
            <w:r>
              <w:rPr>
                <w:sz w:val="19"/>
              </w:rPr>
              <w:t xml:space="preserve">Rotina do IPP combina raça/cor da criança nos óbitos e materna nos nascimentos; metodologia do boletim SMS a conferir</w:t>
            </w:r>
          </w:p>
        </w:tc>
        <w:tc>
          <w:tcPr>
            <w:tcW w:w="3586" w:type="dxa"/>
          </w:tcPr>
          <w:p w14:paraId="10616BE0" w14:textId="77777777" w:rsidR="00586260" w:rsidRDefault="00000000">
            <w:pPr>
              <w:pStyle w:val="Compact"/>
              <w:keepNext/>
              <w:spacing w:before="0" w:after="40"/>
            </w:pPr>
            <w:r>
              <w:rPr>
                <w:sz w:val="19"/>
              </w:rPr>
              <w:t xml:space="preserve">Harmonização das classificações e apuração da completude do campo</w:t>
            </w:r>
          </w:p>
        </w:tc>
        <w:tc>
          <w:tcPr>
            <w:tcW w:w="3586" w:type="dxa"/>
          </w:tcPr>
          <w:p w14:paraId="10616BE1" w14:textId="77777777" w:rsidR="00586260" w:rsidRDefault="00000000">
            <w:pPr>
              <w:pStyle w:val="Compact"/>
              <w:keepNext/>
              <w:spacing w:before="0" w:after="40"/>
            </w:pPr>
            <w:commentRangeStart w:id="27"/>
            <w:commentRangeStart w:id="121"/>
            <w:r>
              <w:rPr>
                <w:sz w:val="19"/>
              </w:rPr>
              <w:t xml:space="preserve">Prioridade: SMS e IPP validarem uma série comparável antes de definir metas com base nessas taxas</w:t>
            </w:r>
            <w:commentRangeEnd w:id="27"/>
            <w:r>
              <w:rPr>
                <w:rStyle w:val="Refdecomentrio"/>
                <w:sz w:val="21"/>
                <w:szCs w:val="24"/>
              </w:rPr>
              <w:commentReference w:id="27"/>
            </w:r>
            <w:commentRangeEnd w:id="121"/>
            <w:r>
              <w:commentReference w:id="121"/>
            </w:r>
          </w:p>
        </w:tc>
      </w:tr>
      <w:tr w:rsidR="00586260" w14:paraId="10616BE7" w14:textId="77777777" w:rsidTr="00586260">
        <w:trPr>
          <w:cantSplit/>
        </w:trPr>
        <w:tc>
          <w:tcPr>
            <w:tcW w:w="3442" w:type="dxa"/>
          </w:tcPr>
          <w:p w14:paraId="10616BE3" w14:textId="77777777" w:rsidR="00586260" w:rsidRDefault="00000000">
            <w:pPr>
              <w:pStyle w:val="Compact"/>
              <w:keepNext/>
              <w:spacing w:before="0" w:after="40"/>
            </w:pPr>
            <w:r>
              <w:rPr>
                <w:sz w:val="19"/>
              </w:rPr>
              <w:t xml:space="preserve">Mortalidade materna concentrada em mulheres negras</w:t>
            </w:r>
          </w:p>
        </w:tc>
        <w:tc>
          <w:tcPr>
            <w:tcW w:w="3729" w:type="dxa"/>
          </w:tcPr>
          <w:p w14:paraId="10616BE4" w14:textId="77777777" w:rsidR="00586260" w:rsidRDefault="00000000">
            <w:pPr>
              <w:pStyle w:val="Compact"/>
              <w:keepNext/>
              <w:spacing w:before="0" w:after="40"/>
            </w:pPr>
            <w:r>
              <w:rPr>
                <w:sz w:val="19"/>
              </w:rPr>
              <w:t xml:space="preserve">SMS 2021 e 2024: razão de 123,7 por 100 mil nascidos vivos entre mulheres pretas em 2024, contra 45,2 entre pardas e 19,8 entre brancas; contagens absolutas do boletim em divergência interna, a conciliar</w:t>
            </w:r>
          </w:p>
        </w:tc>
        <w:tc>
          <w:tcPr>
            <w:tcW w:w="3586" w:type="dxa"/>
          </w:tcPr>
          <w:p w14:paraId="10616BE5" w14:textId="77777777" w:rsidR="00586260" w:rsidRDefault="00000000">
            <w:pPr>
              <w:pStyle w:val="Compact"/>
              <w:keepNext/>
              <w:spacing w:before="0" w:after="40"/>
            </w:pPr>
            <w:r>
              <w:rPr>
                <w:sz w:val="19"/>
              </w:rPr>
              <w:t xml:space="preserve">Causas evitáveis, serviço de ocorrência, racismo institucional no atendimento</w:t>
            </w:r>
          </w:p>
        </w:tc>
        <w:tc>
          <w:tcPr>
            <w:tcW w:w="3586" w:type="dxa"/>
          </w:tcPr>
          <w:p w14:paraId="10616BE6" w14:textId="77777777" w:rsidR="00586260" w:rsidRDefault="00000000">
            <w:pPr>
              <w:pStyle w:val="Compact"/>
              <w:keepNext/>
              <w:spacing w:before="0" w:after="40"/>
            </w:pPr>
            <w:r>
              <w:rPr>
                <w:sz w:val="19"/>
              </w:rPr>
              <w:t xml:space="preserve">Proteção: comitê de mortalidade materna com recorte racial e resposta à violência obstétrica</w:t>
            </w:r>
          </w:p>
        </w:tc>
      </w:tr>
      <w:tr w:rsidR="00586260" w14:paraId="10616BEC" w14:textId="77777777" w:rsidTr="00586260">
        <w:trPr>
          <w:cantSplit/>
        </w:trPr>
        <w:tc>
          <w:tcPr>
            <w:tcW w:w="3442" w:type="dxa"/>
          </w:tcPr>
          <w:p w14:paraId="10616BE8" w14:textId="77777777" w:rsidR="00586260" w:rsidRDefault="00000000">
            <w:pPr>
              <w:pStyle w:val="Compact"/>
              <w:keepNext/>
              <w:spacing w:before="0" w:after="40"/>
            </w:pPr>
            <w:r>
              <w:rPr>
                <w:sz w:val="19"/>
              </w:rPr>
              <w:t xml:space="preserve">Diferenças de frequência à educação infantil por idade e raça/cor, com dimensão territorial a investigar</w:t>
            </w:r>
          </w:p>
        </w:tc>
        <w:tc>
          <w:tcPr>
            <w:tcW w:w="3729" w:type="dxa"/>
          </w:tcPr>
          <w:p w14:paraId="10616BE9" w14:textId="77777777" w:rsidR="00586260" w:rsidRDefault="00000000">
            <w:pPr>
              <w:pStyle w:val="Compact"/>
              <w:keepNext/>
              <w:spacing w:before="0" w:after="40"/>
            </w:pPr>
            <w:r>
              <w:rPr>
                <w:sz w:val="19"/>
              </w:rPr>
              <w:t xml:space="preserve">Censo 2022: frequência por raça/cor em 0 a 3, 3 e 4 a 5 anos</w:t>
            </w:r>
          </w:p>
        </w:tc>
        <w:tc>
          <w:tcPr>
            <w:tcW w:w="3586" w:type="dxa"/>
          </w:tcPr>
          <w:p w14:paraId="10616BEA" w14:textId="77777777" w:rsidR="00586260" w:rsidRDefault="00000000">
            <w:pPr>
              <w:pStyle w:val="Compact"/>
              <w:keepNext/>
              <w:spacing w:before="0" w:after="40"/>
            </w:pPr>
            <w:r>
              <w:rPr>
                <w:sz w:val="19"/>
              </w:rPr>
              <w:t xml:space="preserve">Demanda inscrita, vagas, jornada, deslocamento, frequência e interrupções por território</w:t>
            </w:r>
          </w:p>
        </w:tc>
        <w:tc>
          <w:tcPr>
            <w:tcW w:w="3586" w:type="dxa"/>
          </w:tcPr>
          <w:p w14:paraId="10616BEB" w14:textId="77777777" w:rsidR="00586260" w:rsidRDefault="00000000">
            <w:pPr>
              <w:pStyle w:val="Compact"/>
              <w:keepNext/>
              <w:spacing w:before="0" w:after="40"/>
            </w:pPr>
            <w:commentRangeStart w:id="28"/>
            <w:commentRangeStart w:id="122"/>
            <w:r>
              <w:rPr>
                <w:sz w:val="19"/>
              </w:rPr>
              <w:t xml:space="preserve">Prioridade: SME e IPP cruzarem demanda e oferta antes de definir expansão</w:t>
            </w:r>
            <w:commentRangeEnd w:id="28"/>
            <w:r>
              <w:rPr>
                <w:rStyle w:val="Refdecomentrio"/>
                <w:sz w:val="21"/>
                <w:szCs w:val="24"/>
              </w:rPr>
              <w:commentReference w:id="28"/>
            </w:r>
            <w:commentRangeEnd w:id="122"/>
            <w:r>
              <w:commentReference w:id="122"/>
            </w:r>
          </w:p>
        </w:tc>
      </w:tr>
      <w:tr w:rsidR="00586260" w14:paraId="10616BF1" w14:textId="77777777" w:rsidTr="00586260">
        <w:trPr>
          <w:cantSplit/>
        </w:trPr>
        <w:tc>
          <w:tcPr>
            <w:tcW w:w="3442" w:type="dxa"/>
          </w:tcPr>
          <w:p w14:paraId="10616BED" w14:textId="77777777" w:rsidR="00586260" w:rsidRDefault="00000000">
            <w:pPr>
              <w:pStyle w:val="Compact"/>
              <w:keepNext/>
              <w:spacing w:before="0" w:after="40"/>
            </w:pPr>
            <w:r>
              <w:rPr>
                <w:sz w:val="19"/>
              </w:rPr>
              <w:t xml:space="preserve">Experiência do racismo dentro das unidades de educação infantil</w:t>
            </w:r>
          </w:p>
        </w:tc>
        <w:tc>
          <w:tcPr>
            <w:tcW w:w="3729" w:type="dxa"/>
          </w:tcPr>
          <w:p w14:paraId="10616BEE" w14:textId="77777777" w:rsidR="00586260" w:rsidRDefault="00000000">
            <w:pPr>
              <w:pStyle w:val="Compact"/>
              <w:keepNext/>
              <w:spacing w:before="0" w:after="40"/>
            </w:pPr>
            <w:r>
              <w:rPr>
                <w:sz w:val="19"/>
              </w:rPr>
              <w:t xml:space="preserve">Escutas do Plano e literatura nacional</w:t>
            </w:r>
          </w:p>
        </w:tc>
        <w:tc>
          <w:tcPr>
            <w:tcW w:w="3586" w:type="dxa"/>
          </w:tcPr>
          <w:p w14:paraId="10616BEF" w14:textId="77777777" w:rsidR="00586260" w:rsidRDefault="00000000">
            <w:pPr>
              <w:pStyle w:val="Compact"/>
              <w:keepNext/>
              <w:spacing w:before="0" w:after="40"/>
            </w:pPr>
            <w:r>
              <w:rPr>
                <w:sz w:val="19"/>
              </w:rPr>
              <w:t xml:space="preserve">Observação sistemática das práticas e das respostas ao racismo</w:t>
            </w:r>
          </w:p>
        </w:tc>
        <w:tc>
          <w:tcPr>
            <w:tcW w:w="3586" w:type="dxa"/>
          </w:tcPr>
          <w:p w14:paraId="10616BF0" w14:textId="77777777" w:rsidR="00586260" w:rsidRDefault="00000000">
            <w:pPr>
              <w:pStyle w:val="Compact"/>
              <w:keepNext/>
              <w:spacing w:before="0" w:after="40"/>
            </w:pPr>
            <w:r>
              <w:rPr>
                <w:sz w:val="19"/>
              </w:rPr>
              <w:t xml:space="preserve">Direito ao Brincar e estratégia de educação antirracista: SME pactuar avaliação participativa</w:t>
            </w:r>
          </w:p>
        </w:tc>
      </w:tr>
      <w:tr w:rsidR="00586260" w14:paraId="10616BF6" w14:textId="77777777" w:rsidTr="00586260">
        <w:trPr>
          <w:cantSplit/>
        </w:trPr>
        <w:tc>
          <w:tcPr>
            <w:tcW w:w="3442" w:type="dxa"/>
          </w:tcPr>
          <w:p w14:paraId="10616BF2" w14:textId="77777777" w:rsidR="00586260" w:rsidRDefault="00000000">
            <w:pPr>
              <w:pStyle w:val="Compact"/>
              <w:keepNext/>
              <w:spacing w:before="0" w:after="40"/>
            </w:pPr>
            <w:r>
              <w:rPr>
                <w:sz w:val="19"/>
              </w:rPr>
              <w:t xml:space="preserve">Violências contra bebês e crianças pequenas, com atenção ao ambiente doméstico</w:t>
            </w:r>
          </w:p>
        </w:tc>
        <w:tc>
          <w:tcPr>
            <w:tcW w:w="3729" w:type="dxa"/>
          </w:tcPr>
          <w:p w14:paraId="10616BF3" w14:textId="77777777" w:rsidR="00586260" w:rsidRDefault="00000000">
            <w:pPr>
              <w:pStyle w:val="Compact"/>
              <w:keepNext/>
              <w:spacing w:before="0" w:after="40"/>
            </w:pPr>
            <w:r>
              <w:rPr>
                <w:sz w:val="19"/>
              </w:rPr>
              <w:t xml:space="preserve">SINAN 2025: 2.301 notificações de menores de cinco anos; 73% referentes à população negra no conjunto de até nove anos, sem percentual racial específico para menores de cinco</w:t>
            </w:r>
          </w:p>
        </w:tc>
        <w:tc>
          <w:tcPr>
            <w:tcW w:w="3586" w:type="dxa"/>
          </w:tcPr>
          <w:p w14:paraId="10616BF4" w14:textId="77777777" w:rsidR="00586260" w:rsidRDefault="00000000">
            <w:pPr>
              <w:pStyle w:val="Compact"/>
              <w:keepNext/>
              <w:spacing w:before="0" w:after="40"/>
            </w:pPr>
            <w:r>
              <w:rPr>
                <w:sz w:val="19"/>
              </w:rPr>
              <w:t xml:space="preserve">Idade simples, raça/cor ignorada, fluxo após a notificação, continuidade da proteção</w:t>
            </w:r>
          </w:p>
        </w:tc>
        <w:tc>
          <w:tcPr>
            <w:tcW w:w="3586" w:type="dxa"/>
          </w:tcPr>
          <w:p w14:paraId="10616BF5" w14:textId="77777777" w:rsidR="00586260" w:rsidRDefault="00000000">
            <w:pPr>
              <w:pStyle w:val="Compact"/>
              <w:keepNext/>
              <w:spacing w:before="0" w:after="40"/>
            </w:pPr>
            <w:r>
              <w:rPr>
                <w:sz w:val="19"/>
              </w:rPr>
              <w:t xml:space="preserve">Proteção: saúde, assistência, educação e Conselho Tutelar pactuarem registro, retorno e acompanhamento</w:t>
            </w:r>
          </w:p>
        </w:tc>
      </w:tr>
      <w:tr w:rsidR="00586260" w14:paraId="10616BFB" w14:textId="77777777" w:rsidTr="00586260">
        <w:trPr>
          <w:cantSplit/>
        </w:trPr>
        <w:tc>
          <w:tcPr>
            <w:tcW w:w="3442" w:type="dxa"/>
          </w:tcPr>
          <w:p w14:paraId="10616BF7" w14:textId="77777777" w:rsidR="00586260" w:rsidRDefault="00000000">
            <w:pPr>
              <w:pStyle w:val="Compact"/>
              <w:keepNext/>
              <w:spacing w:before="0" w:after="40"/>
            </w:pPr>
            <w:r>
              <w:rPr>
                <w:sz w:val="19"/>
              </w:rPr>
              <w:t xml:space="preserve">Interrupções do cuidado pela violência armada</w:t>
            </w:r>
          </w:p>
        </w:tc>
        <w:tc>
          <w:tcPr>
            <w:tcW w:w="3729" w:type="dxa"/>
          </w:tcPr>
          <w:p w14:paraId="10616BF8" w14:textId="77777777" w:rsidR="00586260" w:rsidRDefault="00000000">
            <w:pPr>
              <w:pStyle w:val="Compact"/>
              <w:keepNext/>
              <w:spacing w:before="0" w:after="40"/>
            </w:pPr>
            <w:r>
              <w:rPr>
                <w:sz w:val="19"/>
              </w:rPr>
              <w:t xml:space="preserve">Pesquisa de Manguinhos, escuta da Maré</w:t>
            </w:r>
          </w:p>
        </w:tc>
        <w:tc>
          <w:tcPr>
            <w:tcW w:w="3586" w:type="dxa"/>
          </w:tcPr>
          <w:p w14:paraId="10616BF9" w14:textId="77777777" w:rsidR="00586260" w:rsidRDefault="00000000">
            <w:pPr>
              <w:pStyle w:val="Compact"/>
              <w:keepNext/>
              <w:spacing w:before="0" w:after="40"/>
            </w:pPr>
            <w:r>
              <w:rPr>
                <w:sz w:val="19"/>
              </w:rPr>
              <w:t xml:space="preserve">Dias e horas de serviço interrompidos, crianças afetadas, retomada</w:t>
            </w:r>
          </w:p>
        </w:tc>
        <w:tc>
          <w:tcPr>
            <w:tcW w:w="3586" w:type="dxa"/>
          </w:tcPr>
          <w:p w14:paraId="10616BFA" w14:textId="77777777" w:rsidR="00586260" w:rsidRDefault="00000000">
            <w:pPr>
              <w:pStyle w:val="Compact"/>
              <w:keepNext/>
              <w:spacing w:before="0" w:after="40"/>
            </w:pPr>
            <w:r>
              <w:rPr>
                <w:sz w:val="19"/>
              </w:rPr>
              <w:t xml:space="preserve">Proteção, Prioridade e Direito à Cidade: registro padronizado das interrupções</w:t>
            </w:r>
          </w:p>
        </w:tc>
      </w:tr>
      <w:tr w:rsidR="00586260" w14:paraId="10616C00" w14:textId="77777777" w:rsidTr="00586260">
        <w:trPr>
          <w:cantSplit/>
        </w:trPr>
        <w:tc>
          <w:tcPr>
            <w:tcW w:w="3442" w:type="dxa"/>
          </w:tcPr>
          <w:p w14:paraId="10616BFC" w14:textId="77777777" w:rsidR="00586260" w:rsidRDefault="00000000">
            <w:pPr>
              <w:pStyle w:val="Compact"/>
              <w:keepNext/>
              <w:spacing w:before="0" w:after="40"/>
            </w:pPr>
            <w:r>
              <w:rPr>
                <w:sz w:val="19"/>
              </w:rPr>
              <w:t xml:space="preserve">Privações domiciliares das famílias cadastradas</w:t>
            </w:r>
          </w:p>
        </w:tc>
        <w:tc>
          <w:tcPr>
            <w:tcW w:w="3729" w:type="dxa"/>
          </w:tcPr>
          <w:p w14:paraId="10616BFD" w14:textId="77777777" w:rsidR="00586260" w:rsidRDefault="00000000">
            <w:pPr>
              <w:pStyle w:val="Compact"/>
              <w:keepNext/>
              <w:spacing w:before="0" w:after="40"/>
            </w:pPr>
            <w:r>
              <w:rPr>
                <w:sz w:val="19"/>
              </w:rPr>
              <w:t xml:space="preserve">CadÚnico e IPP: </w:t>
            </w:r>
            <w:del w:id="9028" w:author="Revisão IPP" w:date="2026-10-19T12:00:00Z">
              <w:r>
                <w:rPr>
                  <w:sz w:val="19"/>
                </w:rPr>
                <w:delText xml:space="preserve">194.138 crianças de 0 a 5, extração sobre água, esgoto e banheiro</w:delText>
              </w:r>
            </w:del>
            <w:ins w:id="9029" w:author="Revisão IPP" w:date="2026-10-19T12:00:00Z">
              <w:r>
                <w:rPr>
                  <w:sz w:val="19"/>
                </w:rPr>
                <w:t xml:space="preserve">200.784 crianças de 0 a 5 (julho de 2026), indicadores de moradia pelos critérios da FJP</w:t>
              </w:r>
            </w:ins>
          </w:p>
        </w:tc>
        <w:tc>
          <w:tcPr>
            <w:tcW w:w="3586" w:type="dxa"/>
          </w:tcPr>
          <w:p w14:paraId="10616BFE" w14:textId="77777777" w:rsidR="00586260" w:rsidRDefault="00000000">
            <w:pPr>
              <w:pStyle w:val="Compact"/>
              <w:keepNext/>
              <w:spacing w:before="0" w:after="40"/>
            </w:pPr>
            <w:r>
              <w:rPr>
                <w:sz w:val="19"/>
              </w:rPr>
              <w:t xml:space="preserve">Validação dos valores, critérios de adequação, recorte racial, crianças fora do cadastro</w:t>
            </w:r>
          </w:p>
        </w:tc>
        <w:tc>
          <w:tcPr>
            <w:tcW w:w="3586" w:type="dxa"/>
          </w:tcPr>
          <w:p w14:paraId="10616BFF" w14:textId="77777777" w:rsidR="00586260" w:rsidRDefault="00000000">
            <w:pPr>
              <w:pStyle w:val="Compact"/>
              <w:keepNext/>
              <w:spacing w:before="0" w:after="40"/>
            </w:pPr>
            <w:commentRangeStart w:id="29"/>
            <w:commentRangeStart w:id="123"/>
            <w:r>
              <w:rPr>
                <w:sz w:val="19"/>
              </w:rPr>
              <w:t xml:space="preserve">Moradia e Direito à Cidade: assistência, habitação e IPP definirem a base domiciliar</w:t>
            </w:r>
            <w:commentRangeEnd w:id="29"/>
            <w:r>
              <w:rPr>
                <w:rStyle w:val="Refdecomentrio"/>
                <w:sz w:val="21"/>
                <w:szCs w:val="24"/>
              </w:rPr>
              <w:commentReference w:id="29"/>
            </w:r>
            <w:commentRangeEnd w:id="123"/>
            <w:r>
              <w:commentReference w:id="123"/>
            </w:r>
          </w:p>
        </w:tc>
      </w:tr>
      <w:tr w:rsidR="00586260" w14:paraId="10616C05" w14:textId="77777777" w:rsidTr="00586260">
        <w:trPr>
          <w:cantSplit/>
        </w:trPr>
        <w:tc>
          <w:tcPr>
            <w:tcW w:w="3442" w:type="dxa"/>
          </w:tcPr>
          <w:p w14:paraId="10616C01" w14:textId="77777777" w:rsidR="00586260" w:rsidRDefault="00000000">
            <w:pPr>
              <w:pStyle w:val="Compact"/>
              <w:keepNext/>
              <w:spacing w:before="0" w:after="40"/>
            </w:pPr>
            <w:r>
              <w:rPr>
                <w:sz w:val="19"/>
              </w:rPr>
              <w:t xml:space="preserve">Situação nutricional insuficientemente caracterizada</w:t>
            </w:r>
          </w:p>
        </w:tc>
        <w:tc>
          <w:tcPr>
            <w:tcW w:w="3729" w:type="dxa"/>
          </w:tcPr>
          <w:p w14:paraId="10616C02" w14:textId="77777777" w:rsidR="00586260" w:rsidRDefault="00000000">
            <w:pPr>
              <w:pStyle w:val="Compact"/>
              <w:keepNext/>
              <w:spacing w:before="0" w:after="40"/>
            </w:pPr>
            <w:r>
              <w:rPr>
                <w:sz w:val="19"/>
              </w:rPr>
              <w:t xml:space="preserve">Séries do SISVAN com inconsistências</w:t>
            </w:r>
          </w:p>
        </w:tc>
        <w:tc>
          <w:tcPr>
            <w:tcW w:w="3586" w:type="dxa"/>
          </w:tcPr>
          <w:p w14:paraId="10616C03" w14:textId="77777777" w:rsidR="00586260" w:rsidRDefault="00000000">
            <w:pPr>
              <w:pStyle w:val="Compact"/>
              <w:keepNext/>
              <w:spacing w:before="0" w:after="40"/>
            </w:pPr>
            <w:r>
              <w:rPr>
                <w:sz w:val="19"/>
              </w:rPr>
              <w:t xml:space="preserve">Faixas etárias, denominadores, raça/cor, insegurança alimentar familiar</w:t>
            </w:r>
          </w:p>
        </w:tc>
        <w:tc>
          <w:tcPr>
            <w:tcW w:w="3586" w:type="dxa"/>
          </w:tcPr>
          <w:p w14:paraId="10616C04" w14:textId="77777777" w:rsidR="00586260" w:rsidRDefault="00000000">
            <w:pPr>
              <w:pStyle w:val="Compact"/>
              <w:keepNext/>
              <w:spacing w:before="0" w:after="40"/>
            </w:pPr>
            <w:r>
              <w:rPr>
                <w:sz w:val="19"/>
              </w:rPr>
              <w:t xml:space="preserve">Alimentação: SMS e assistência separarem cobertura, estado nutricional e privação alimentar</w:t>
            </w:r>
          </w:p>
        </w:tc>
      </w:tr>
      <w:tr w:rsidR="00586260" w14:paraId="10616C0A" w14:textId="77777777" w:rsidTr="00586260">
        <w:trPr>
          <w:cantSplit/>
        </w:trPr>
        <w:tc>
          <w:tcPr>
            <w:tcW w:w="3442" w:type="dxa"/>
          </w:tcPr>
          <w:p w14:paraId="10616C06" w14:textId="77777777" w:rsidR="00586260" w:rsidRDefault="00000000">
            <w:pPr>
              <w:pStyle w:val="Compact"/>
              <w:keepNext/>
              <w:spacing w:before="0" w:after="40"/>
            </w:pPr>
            <w:r>
              <w:rPr>
                <w:sz w:val="19"/>
              </w:rPr>
              <w:t xml:space="preserve">Crianças com deficiência cadastradas sem percurso conhecido</w:t>
            </w:r>
          </w:p>
        </w:tc>
        <w:tc>
          <w:tcPr>
            <w:tcW w:w="3729" w:type="dxa"/>
          </w:tcPr>
          <w:p w14:paraId="10616C07" w14:textId="77777777" w:rsidR="00586260" w:rsidRDefault="00000000">
            <w:pPr>
              <w:pStyle w:val="Compact"/>
              <w:keepNext/>
              <w:spacing w:before="0" w:after="40"/>
            </w:pPr>
            <w:del w:id="9030" w:author="Revisão IPP" w:date="2026-10-19T12:00:00Z">
              <w:r>
                <w:rPr>
                  <w:sz w:val="19"/>
                </w:rPr>
                <w:delText xml:space="preserve">CadÚnico, extração pontual e provisória de agosto de 2026: 25.995 crianças de 0 a 6 com deficiência, 10.300 com BPC</w:delText>
              </w:r>
            </w:del>
            <w:ins w:id="9031" w:author="Revisão IPP" w:date="2026-10-19T12:00:00Z">
              <w:r>
                <w:rPr>
                  <w:sz w:val="19"/>
                </w:rPr>
                <w:t xml:space="preserve">CadÚnico, julho de 2026: 7.919 crianças de 0 a 5 com deficiência; 1.530 famílias com BPC por deficiência</w:t>
              </w:r>
            </w:ins>
          </w:p>
        </w:tc>
        <w:tc>
          <w:tcPr>
            <w:tcW w:w="3586" w:type="dxa"/>
          </w:tcPr>
          <w:p w14:paraId="10616C08" w14:textId="77777777" w:rsidR="00586260" w:rsidRDefault="00000000">
            <w:pPr>
              <w:pStyle w:val="Compact"/>
              <w:keepNext/>
              <w:spacing w:before="0" w:after="40"/>
            </w:pPr>
            <w:r>
              <w:rPr>
                <w:sz w:val="19"/>
              </w:rPr>
              <w:t xml:space="preserve">Identificação precoce, encaminhamento, acesso e participação</w:t>
            </w:r>
          </w:p>
        </w:tc>
        <w:tc>
          <w:tcPr>
            <w:tcW w:w="3586" w:type="dxa"/>
          </w:tcPr>
          <w:p w14:paraId="10616C09" w14:textId="77777777" w:rsidR="00586260" w:rsidRDefault="00000000">
            <w:pPr>
              <w:pStyle w:val="Compact"/>
              <w:keepNext/>
              <w:spacing w:before="0" w:after="40"/>
            </w:pPr>
            <w:r>
              <w:rPr>
                <w:sz w:val="19"/>
              </w:rPr>
              <w:t xml:space="preserve">Inclusão: saúde, assistência e educação reconstruírem as trajetórias</w:t>
            </w:r>
          </w:p>
        </w:tc>
      </w:tr>
      <w:tr w:rsidR="00586260" w14:paraId="10616C0F" w14:textId="77777777" w:rsidTr="00586260">
        <w:trPr>
          <w:cantSplit/>
        </w:trPr>
        <w:tc>
          <w:tcPr>
            <w:tcW w:w="3442" w:type="dxa"/>
          </w:tcPr>
          <w:p w14:paraId="10616C0B" w14:textId="77777777" w:rsidR="00586260" w:rsidRDefault="00000000">
            <w:pPr>
              <w:pStyle w:val="Compact"/>
              <w:keepNext/>
              <w:spacing w:before="0" w:after="40"/>
            </w:pPr>
            <w:r>
              <w:rPr>
                <w:sz w:val="19"/>
              </w:rPr>
              <w:t xml:space="preserve">Oferta de brincar e cultura distante da experiência das crianças</w:t>
            </w:r>
          </w:p>
        </w:tc>
        <w:tc>
          <w:tcPr>
            <w:tcW w:w="3729" w:type="dxa"/>
          </w:tcPr>
          <w:p w14:paraId="10616C0C" w14:textId="77777777" w:rsidR="00586260" w:rsidRDefault="00000000">
            <w:pPr>
              <w:pStyle w:val="Compact"/>
              <w:keepNext/>
              <w:spacing w:before="0" w:after="40"/>
            </w:pPr>
            <w:r>
              <w:rPr>
                <w:sz w:val="19"/>
              </w:rPr>
              <w:t xml:space="preserve">Escuta da Maré</w:t>
            </w:r>
          </w:p>
        </w:tc>
        <w:tc>
          <w:tcPr>
            <w:tcW w:w="3586" w:type="dxa"/>
          </w:tcPr>
          <w:p w14:paraId="10616C0D" w14:textId="77777777" w:rsidR="00586260" w:rsidRDefault="00000000">
            <w:pPr>
              <w:pStyle w:val="Compact"/>
              <w:keepNext/>
              <w:spacing w:before="0" w:after="40"/>
            </w:pPr>
            <w:r>
              <w:rPr>
                <w:sz w:val="19"/>
              </w:rPr>
              <w:t xml:space="preserve">Acessibilidade com cuidadores, uso, adequação etária, pertencimento</w:t>
            </w:r>
          </w:p>
        </w:tc>
        <w:tc>
          <w:tcPr>
            <w:tcW w:w="3586" w:type="dxa"/>
          </w:tcPr>
          <w:p w14:paraId="10616C0E" w14:textId="77777777" w:rsidR="00586260" w:rsidRDefault="00000000">
            <w:pPr>
              <w:pStyle w:val="Compact"/>
              <w:keepNext/>
              <w:spacing w:before="0" w:after="40"/>
            </w:pPr>
            <w:r>
              <w:rPr>
                <w:sz w:val="19"/>
              </w:rPr>
              <w:t xml:space="preserve">Direito ao Brincar, Direito à Cidade e Participação: visitas territoriais e escutas com devolutiva</w:t>
            </w:r>
          </w:p>
        </w:tc>
      </w:tr>
    </w:tbl>
    <w:p w14:paraId="10616C10" w14:textId="77777777" w:rsidR="00586260" w:rsidRDefault="00000000">
      <w:pPr>
        <w:pStyle w:val="FirstParagraph"/>
      </w:pPr>
      <w:r>
        <w:t xml:space="preserve">O retrato não é uma coleção de números: é a identificação das barreiras que podem se acumular na trajetória de uma mesma criança negra, da gestação à pré-escola, e a organização das respostas entre os serviços que a atendem. As lacunas listadas são as que alteram decisões de atendimento e de alocação territorial, e por isso têm prioridade na validação com as secretarias.</w:t>
      </w:r>
    </w:p>
    <w:p w14:paraId="10616C11" w14:textId="77777777" w:rsidR="00586260" w:rsidRDefault="00000000">
      <w:pPr>
        <w:pStyle w:val="Ttulo2"/>
        <w:pageBreakBefore/>
      </w:pPr>
      <w:bookmarkStart w:id="30" w:name="_4adc4a7bd066b95f58b352ea784b6a66f319d45"/>
      <w:bookmarkEnd w:id="6"/>
      <w:bookmarkEnd w:id="26"/>
      <w:r>
        <w:t xml:space="preserve">5. Resumo das escutas online</w:t>
      </w:r>
    </w:p>
    <w:p w14:paraId="10616C12" w14:textId="77777777" w:rsidR="00586260" w:rsidRDefault="00000000">
      <w:pPr>
        <w:pStyle w:val="FirstParagraph"/>
      </w:pPr>
      <w:r>
        <w:t xml:space="preserve">Como parte da construção do Plano e das consultas descritas na seção de Metodologia, um formulário digital foi amplamente distribuído a atores do sistema de garantia de direitos da infância na cidade do Rio de Janeiro, com o objetivo de reunir insumos diversos e indicar caminhos possíveis para orientar o PMPIA. Os resultados mais relevantes foram sistematizados em categorias e apontaram um padrão consistente: o racismo atua como determinante precoce do desenvolvimento, atravessando a primeira infância por meio de impactos sobre autoestima, identidade, pertencimento e experiências de aprendizagem.</w:t>
      </w:r>
    </w:p>
    <w:p w14:paraId="10616C13" w14:textId="77777777" w:rsidR="00586260" w:rsidRDefault="00000000">
      <w:pPr>
        <w:pStyle w:val="Corpodetexto"/>
      </w:pPr>
      <w:r>
        <w:t xml:space="preserve">A escuta reforçou, com intensidade, que as desigualdades que atingem a primeira infância no Rio são simultaneamente raciais e territoriais, combinando barreiras de acesso a serviços com experiências desiguais mesmo quando o acesso acontece. Sobre ingresso e permanência em creches e pré-escolas, destacaram-se como obstáculos recorrentes a falta de vagas e a escassez de oferta, dificuldades de deslocamento (transporte e distância), horários incompatíveis com rotinas de trabalho e cuidado, violência no território que afeta circulação e continuidade, e entraves burocráticos ligados a documentação. Houve também menções diretas a racismo e discriminação como barreiras. Quando perguntadas sobre como o racismo estrutural afeta o desenvolvimento infantil, as respostas se concentraram especialmente em impactos sobre autoestima, identidade, pertencimento e representatividade, além da restrição de oportunidades e do acesso a serviços e experiências, indicando que o racismo é percebido como um fator que opera cedo, tanto no plano subjetivo quanto no material.</w:t>
      </w:r>
    </w:p>
    <w:p w14:paraId="10616C14" w14:textId="77777777" w:rsidR="00586260" w:rsidRDefault="00000000">
      <w:pPr>
        <w:pStyle w:val="Corpodetexto"/>
      </w:pPr>
      <w:r>
        <w:t xml:space="preserve">No eixo saúde, as respostas sobre as diferenças nas taxas de mortalidade infantil e materna entre pessoas brancas e pretas convergiram para três explicações principais: acesso e qualidade do cuidado, racismo institucional e formas de discriminação ou violência no atendimento, e condições sociais.</w:t>
      </w:r>
    </w:p>
    <w:p w14:paraId="10616C15" w14:textId="77777777" w:rsidR="00586260" w:rsidRDefault="00000000">
      <w:pPr>
        <w:pStyle w:val="Corpodetexto"/>
      </w:pPr>
      <w:r>
        <w:t xml:space="preserve">As recomendações apontaram para a necessidade de racializar práticas e rotinas de cuidado com abordagem humanizada e antirracista, fortalecer a continuidade do cuidado (pré-natal, puerpério e puericultura) e assegurar acompanhamento mais sistemático. De forma transversal, a escuta também enfatizou a importância de investir em formação e capacitação contínua de profissionais de diferentes políticas (educação, saúde e assistência), com foco em letramento racial, manejo adequado de situações de violência e redução de práticas que gerem revitimização.</w:t>
      </w:r>
    </w:p>
    <w:p w14:paraId="10616C16" w14:textId="77777777" w:rsidR="00586260" w:rsidRDefault="00000000">
      <w:pPr>
        <w:pStyle w:val="Corpodetexto"/>
      </w:pPr>
      <w:r>
        <w:t xml:space="preserve">Por fim, no campo da implementação e da governança, foi solicitado que o PMPIA seja visível, monitorável e cogovernado com os territórios. Para assegurar transparência e participação social, surgiram com frequência propostas de uso de conselhos, comitês e espaços permanentes de escuta, combinados com indicadores, metas, painéis de acompanhamento, relatórios periódicos e devolutivas públicas territorializadas. Na dimensão da comunicação, destacaram-se campanhas, ações em redes e escolas, processos formativos e iniciativas culturais voltadas à valorização da identidade negra desde a primeira infância.</w:t>
      </w:r>
    </w:p>
    <w:p w14:paraId="10616C17" w14:textId="77777777" w:rsidR="00586260" w:rsidRDefault="00000000">
      <w:pPr>
        <w:pStyle w:val="Corpodetexto"/>
      </w:pPr>
      <w:r>
        <w:t xml:space="preserve">Essas contribuições foram incorporadas aos eixos do PMPIA e traduzidas, no documento de origem, em objetivos estratégicos, indicadores e metas. Nesta revisão, os objetivos e indicadores foram preservados e reorganizados.</w:t>
      </w:r>
    </w:p>
    <w:p w14:paraId="10616C18" w14:textId="77777777" w:rsidR="00586260" w:rsidRDefault="00000000">
      <w:pPr>
        <w:pStyle w:val="Ttulo2"/>
        <w:pageBreakBefore/>
      </w:pPr>
      <w:bookmarkStart w:id="31" w:name="_63ad54193324c484f74d3879791635a49a9efaa"/>
      <w:bookmarkEnd w:id="30"/>
      <w:r>
        <w:t xml:space="preserve">6. A importância de escutar as crianças</w:t>
      </w:r>
    </w:p>
    <w:p w14:paraId="10616C19" w14:textId="77777777" w:rsidR="00586260" w:rsidRDefault="00000000">
      <w:pPr>
        <w:pStyle w:val="FirstParagraph"/>
      </w:pPr>
      <w:r>
        <w:t xml:space="preserve">Como parte da metodologia de construção deste Plano, foi realizada uma escuta específica com 12 crianças de 4 a 6 anos no território da Maré, em parceria com a Redes da Maré. O objetivo foi integrá-las e reconhecê-las como participantes ativas na formulação do PMPIA, em consonância com as diretrizes de participação infantil previstas na legislação e nos marcos orientadores da política para a primeira infância. Seus relatos revelaram imaginação, fragmentos do cotidiano, afetos e percepções sobre seu território e o mundo, contribuindo diretamente para a definição de prioridades e estratégias que atravessam os diferentes eixos do Plano.</w:t>
      </w:r>
    </w:p>
    <w:p w14:paraId="10616C1A" w14:textId="77777777" w:rsidR="00586260" w:rsidRDefault="00000000">
      <w:pPr>
        <w:pStyle w:val="Corpodetexto"/>
      </w:pPr>
      <w:r>
        <w:t xml:space="preserve">A participação das crianças evidenciou seu desejo de serem escutadas e de compartilhar suas experiências. Com brilho no olhar, falaram de sonhos, brincadeiras, comidas favoritas e desejos curiosos, como o de que caísse macarrão com carne moída do céu. Em suas falas, comida e afeto aparecem profundamente conectados, especialmente nas referências às mães e irmãs que cozinham e cuidam, reforçando a centralidade das mulheres nas rotinas de cuidado e no cotidiano infantil.</w:t>
      </w:r>
    </w:p>
    <w:p w14:paraId="10616C1B" w14:textId="77777777" w:rsidR="00586260" w:rsidRDefault="00000000">
      <w:pPr>
        <w:pStyle w:val="Corpodetexto"/>
      </w:pPr>
      <w:r>
        <w:t xml:space="preserve">O brincar ocupou lugar de destaque nas conversas. As crianças contaram sobre seus brinquedos e brincadeiras preferidos, os esportes que praticam e os espaços que frequentam. Os relatos de desejos e sonhos vieram acompanhados de pedidos específicos relacionados a lazer, cultura e convivência como o de o parquinho do território estar velho e a necessidade de novos espaços para brincar, além da vontade de conhecer lugares como parques aquáticos e praias. Esses relatos reforçam a importância de ampliar o acesso a espaços seguros, acessíveis e próximos às residências, reconhecendo o brincar como direito fundamental e elemento estruturante do desenvolvimento infantil.</w:t>
      </w:r>
    </w:p>
    <w:p w14:paraId="10616C1C" w14:textId="77777777" w:rsidR="00586260" w:rsidRDefault="00000000">
      <w:pPr>
        <w:pStyle w:val="Corpodetexto"/>
      </w:pPr>
      <w:r>
        <w:t xml:space="preserve">Ao compartilharem suas experiências e percepções sobre o cotidiano, as crianças também trouxeram reflexões sobre o racismo. Com atenção e sensibilidade, demonstraram reconhecer situações relacionadas à cor da pele, relatando expressões que já ouviram em diferentes contextos e, por vezes, incorporaram em suas próprias interações. As conversas evidenciaram que desigualdades, estereótipos e práticas discriminatórias já atravessam a experiência da primeira infância, reforçando a necessidade de ações educativas antirracistas e da promoção de relações baseadas no respeito, na diversidade e na garantia de direitos.</w:t>
      </w:r>
    </w:p>
    <w:p w14:paraId="10616C1D" w14:textId="77777777" w:rsidR="00586260" w:rsidRDefault="00000000">
      <w:pPr>
        <w:pStyle w:val="Corpodetexto"/>
      </w:pPr>
      <w:r>
        <w:t xml:space="preserve">Ao mesmo tempo, o debate revelou não apenas situações de discriminação, mas também manifestações de orgulho, pertencimento e valorização de características físicas, familiares e culturais, especialmente relacionadas aos cabelos e às referências identitárias presentes em seus contextos de vida. As falas das crianças demonstraram que a construção da identidade racial ocorre desde os primeiros anos de vida, em constante diálogo com referências familiares, comunitárias e sociais. Esses relatos revelam que o enfrentamento ao racismo na primeira infância não se restringe à prevenção da discriminação, mas envolve também a criação de condições para que todas as crianças possam construir suas identidades de forma positiva, reconhecida e valorizada, destacando a importância de políticas públicas que promovam representatividade, autoestima e valorização da diversidade étnico-racial.</w:t>
      </w:r>
    </w:p>
    <w:p w14:paraId="10616C1E" w14:textId="77777777" w:rsidR="00586260" w:rsidRDefault="00000000">
      <w:pPr>
        <w:pStyle w:val="Corpodetexto"/>
      </w:pPr>
      <w:r>
        <w:t xml:space="preserve">As narrativas das crianças também trouxeram à tona os impactos da violência armada e das operações policiais em seus cotidianos. Em diferentes momentos, relataram experiências marcadas pelo medo, pela interrupção de atividades e por mudanças na rotina em decorrência de situações de violência nos territórios onde vivem. Esses relatos demonstram como a insegurança e a exposição à violência afetam o exercício pleno da infância, incidindo de forma desproporcional sobre crianças negras e residentes em áreas periféricas. Nesse sentido, reforçam a urgência de políticas públicas comprometidas com a proteção integral, a promoção da segurança e a garantia do direito de crianças viverem, brincarem e se desenvolverem em ambientes seguros e acolhedores.</w:t>
      </w:r>
    </w:p>
    <w:p w14:paraId="10616C1F" w14:textId="77777777" w:rsidR="00586260" w:rsidRDefault="00000000">
      <w:pPr>
        <w:pStyle w:val="Corpodetexto"/>
      </w:pPr>
      <w:r>
        <w:t xml:space="preserve">Por fim, as crianças expressaram o desejo por paz, menos violência e mais oportunidades para brincar, conviver e explorar o mundo de forma segura. Sua participação reafirmou a necessidade de políticas públicas que promovam proteção, equidade, desenvolvimento integral e o direito de todas as crianças a viver plenamente suas infâncias.</w:t>
      </w:r>
    </w:p>
    <w:p w14:paraId="10616C20" w14:textId="77777777" w:rsidR="00586260" w:rsidRDefault="00000000">
      <w:pPr>
        <w:pStyle w:val="Ttulo2"/>
        <w:pageBreakBefore/>
      </w:pPr>
      <w:bookmarkStart w:id="32" w:name="_28d9006adfe8f656e06c41c01356106a60ccce2"/>
      <w:bookmarkEnd w:id="31"/>
      <w:r>
        <w:t xml:space="preserve">7. Articulação com a política nacional</w:t>
      </w:r>
    </w:p>
    <w:p w14:paraId="10616C21" w14:textId="77777777" w:rsidR="00586260" w:rsidRDefault="00000000">
      <w:pPr>
        <w:pStyle w:val="FirstParagraph"/>
      </w:pPr>
      <w:r>
        <w:t xml:space="preserve">A Política Nacional Integrada da Primeira Infância (PNIPI) constitui o principal marco de articulação intersetorial das políticas públicas voltadas às crianças de 0 a 6 anos no Brasil, orientando a atuação coordenada da União, estados e municípios para a promoção do desenvolvimento integral na primeira infância. Estruturada em cinco eixos (Viver com Direitos, Viver com Educação, Viver com Saúde, Viver com Dignidade e Integração de Informações e Comunicação com as Famílias), a política busca fortalecer ações integradas de cuidado, proteção e garantia de direitos, reconhecendo a criança em sua integralidade e considerando as múltiplas dimensões que impactam seu desenvolvimento.</w:t>
      </w:r>
    </w:p>
    <w:p w14:paraId="10616C22" w14:textId="77777777" w:rsidR="00586260" w:rsidRDefault="00000000">
      <w:pPr>
        <w:pStyle w:val="Corpodetexto"/>
      </w:pPr>
      <w:r>
        <w:t xml:space="preserve">Nesse contexto, destaca-se que a estratégia Primeira Infância Antirracista (PIA) foi incorporada ao Plano de Ação Estratégico da PNIPI, instituído pela Portaria nº 255, de 5 de setembro de 2025, no âmbito do eixo “Viver com Direitos”, e que sua execução federal é coordenada por Comitê Gestor interministerial (Portaria Interministerial nº 7/2025), com plano de ação 2025–2027, reforçando o compromisso nacional com o enfrentamento das desigualdades étnico-raciais desde a primeira infância e com a promoção de políticas públicas mais equitativas, protetivas e antirracistas.</w:t>
      </w:r>
    </w:p>
    <w:p w14:paraId="10616C23" w14:textId="77777777" w:rsidR="00586260" w:rsidRDefault="00000000">
      <w:pPr>
        <w:pStyle w:val="Ttulo3"/>
      </w:pPr>
      <w:bookmarkStart w:id="33" w:name="_0cc8ed076612b6bef1c64ae135d0b12d50ccb1a"/>
      <w:r>
        <w:t xml:space="preserve">7.1. Fundamentos da correspondência</w:t>
      </w:r>
    </w:p>
    <w:p w14:paraId="10616C24" w14:textId="77777777" w:rsidR="00586260" w:rsidRDefault="00000000">
      <w:pPr>
        <w:pStyle w:val="FirstParagraph"/>
      </w:pPr>
      <w:r>
        <w:t xml:space="preserve">O Decreto Federal nº 12.574/2025 incorpora a diversidade étnico-racial à PNIPI, prevê o enfrentamento ao racismo no eixo Viver com Direitos e orienta a divulgação de dados desagregados, sempre que possível, inclusive por dimensão étnico-racial. A articulação antirracista do plano municipal encontra fundamento também nas diretrizes de acesso equitativo, integração entre políticas, acessibilidade e atenção conjunta às crianças e aos cuidadores. (</w:t>
      </w:r>
      <w:hyperlink r:id="rId28">
        <w:r>
          <w:rPr>
            <w:rStyle w:val="Hyperlink"/>
          </w:rPr>
          <w:t xml:space="preserve">Decreto Federal nº 12.574/2025, arts. 1º a 5º</w:t>
        </w:r>
      </w:hyperlink>
      <w:r>
        <w:t xml:space="preserve">).</w:t>
      </w:r>
    </w:p>
    <w:p w14:paraId="10616C25" w14:textId="77777777" w:rsidR="00586260" w:rsidRDefault="00000000">
      <w:pPr>
        <w:pStyle w:val="Corpodetexto"/>
      </w:pPr>
      <w:r>
        <w:t xml:space="preserve">A Portaria Conjunta MEC/MGI/MS/MDHC/MDS nº 255/2025 institui o primeiro Plano de Ação Estratégico da PNIPI para o biênio 2025–2026. Seu anexo inclui a ampliação da estratégia PIA em Viver com Direitos, iniciativas de educação infantil antirracista em Viver com Educação e atenção à primeira infância antirracista na igualdade racial no SUAS, em Viver com Dignidade. São iniciativas previstas no instrumento, sem pressupor execução já concluída. O período desse plano federal é distinto do plano de ação 2025–2027 da estratégia PIA e da vigência a definir para o PMPIA. (</w:t>
      </w:r>
      <w:hyperlink r:id="rId29">
        <w:r>
          <w:rPr>
            <w:rStyle w:val="Hyperlink"/>
          </w:rPr>
          <w:t xml:space="preserve">Portaria Conjunta nº 255/2025 e anexo, DOU de 05/09/2025, edição extra B, pp. 5–8</w:t>
        </w:r>
      </w:hyperlink>
      <w:r>
        <w:t xml:space="preserve">).</w:t>
      </w:r>
    </w:p>
    <w:p w14:paraId="10616C26" w14:textId="77777777" w:rsidR="00586260" w:rsidRDefault="00000000">
      <w:pPr>
        <w:pStyle w:val="Corpodetexto"/>
      </w:pPr>
      <w:r>
        <w:t xml:space="preserve">Os nove eixos municipais e os cinco eixos nacionais organizam conteúdos em escalas diferentes. A matriz apresenta a correspondência temática proposta nesta revisão, baseada nas definições do art. 3º do Decreto Rio nº 58.650/2026 e nos arts. 2º a 4º do decreto federal. Um eixo municipal pode dialogar com vários eixos nacionais. Essa leitura preserva a organização municipal e explicita a contribuição antirracista, sem constituir uma classificação oficial estabelecida pelos dois decretos.</w:t>
      </w:r>
    </w:p>
    <w:p w14:paraId="10616C27" w14:textId="77777777" w:rsidR="00586260" w:rsidRDefault="00000000">
      <w:pPr>
        <w:pStyle w:val="Ttulo3"/>
      </w:pPr>
      <w:bookmarkStart w:id="34" w:name="_1f49e6ea1185ceff1b546f8ba1911da83729be4"/>
      <w:bookmarkEnd w:id="33"/>
      <w:r>
        <w:t xml:space="preserve">7.2. Correspondência dos nove eixos municipais com a PNIPI</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2320"/>
        <w:gridCol w:w="6092"/>
        <w:gridCol w:w="6092"/>
      </w:tblGrid>
      <w:tr w:rsidR="00586260" w14:paraId="10616C2B"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2295" w:type="dxa"/>
            <w:shd w:val="clear" w:color="auto" w:fill="E8EEF2"/>
          </w:tcPr>
          <w:p w14:paraId="10616C28" w14:textId="77777777" w:rsidR="00586260" w:rsidRDefault="00000000">
            <w:pPr>
              <w:pStyle w:val="Compact"/>
              <w:keepNext/>
              <w:spacing w:before="0" w:after="40"/>
            </w:pPr>
            <w:r>
              <w:rPr>
                <w:b/>
                <w:sz w:val="19"/>
              </w:rPr>
              <w:t xml:space="preserve">Eixo municipal</w:t>
            </w:r>
          </w:p>
        </w:tc>
        <w:tc>
          <w:tcPr>
            <w:tcW w:w="6024" w:type="dxa"/>
            <w:shd w:val="clear" w:color="auto" w:fill="E8EEF2"/>
          </w:tcPr>
          <w:p w14:paraId="10616C29" w14:textId="77777777" w:rsidR="00586260" w:rsidRDefault="00000000">
            <w:pPr>
              <w:pStyle w:val="Compact"/>
              <w:keepNext/>
              <w:spacing w:before="0" w:after="40"/>
            </w:pPr>
            <w:r>
              <w:rPr>
                <w:b/>
                <w:sz w:val="19"/>
              </w:rPr>
              <w:t xml:space="preserve">Articulação temática com a PNIPI</w:t>
            </w:r>
          </w:p>
        </w:tc>
        <w:tc>
          <w:tcPr>
            <w:tcW w:w="6024" w:type="dxa"/>
            <w:shd w:val="clear" w:color="auto" w:fill="E8EEF2"/>
          </w:tcPr>
          <w:p w14:paraId="10616C2A" w14:textId="77777777" w:rsidR="00586260" w:rsidRDefault="00000000">
            <w:pPr>
              <w:pStyle w:val="Compact"/>
              <w:keepNext/>
              <w:spacing w:before="0" w:after="40"/>
            </w:pPr>
            <w:r>
              <w:rPr>
                <w:b/>
                <w:sz w:val="19"/>
              </w:rPr>
              <w:t xml:space="preserve">Contribuição do PMPIA para a primeira infância</w:t>
            </w:r>
          </w:p>
        </w:tc>
      </w:tr>
      <w:tr w:rsidR="00586260" w14:paraId="10616C2F" w14:textId="77777777" w:rsidTr="00586260">
        <w:trPr>
          <w:cantSplit/>
        </w:trPr>
        <w:tc>
          <w:tcPr>
            <w:tcW w:w="2295" w:type="dxa"/>
          </w:tcPr>
          <w:p w14:paraId="10616C2C" w14:textId="77777777" w:rsidR="00586260" w:rsidRDefault="00000000">
            <w:pPr>
              <w:pStyle w:val="Compact"/>
              <w:keepNext/>
              <w:spacing w:before="0" w:after="40"/>
            </w:pPr>
            <w:r>
              <w:rPr>
                <w:sz w:val="19"/>
              </w:rPr>
              <w:t xml:space="preserve">1. Prioridade</w:t>
            </w:r>
          </w:p>
        </w:tc>
        <w:tc>
          <w:tcPr>
            <w:tcW w:w="6024" w:type="dxa"/>
          </w:tcPr>
          <w:p w14:paraId="10616C2D" w14:textId="77777777" w:rsidR="00586260" w:rsidRDefault="00000000">
            <w:pPr>
              <w:pStyle w:val="Compact"/>
              <w:keepNext/>
              <w:spacing w:before="0" w:after="40"/>
            </w:pPr>
            <w:r>
              <w:rPr>
                <w:sz w:val="19"/>
              </w:rPr>
              <w:t xml:space="preserve">Viver com Educação e Viver com Saúde, no acesso aos serviços. Viver com Dignidade e Integração de Informações e Comunicação com as Famílias, na identificação e no acompanhamento das vulnerabilidades.</w:t>
            </w:r>
          </w:p>
        </w:tc>
        <w:tc>
          <w:tcPr>
            <w:tcW w:w="6024" w:type="dxa"/>
          </w:tcPr>
          <w:p w14:paraId="10616C2E" w14:textId="77777777" w:rsidR="00586260" w:rsidRDefault="00000000">
            <w:pPr>
              <w:pStyle w:val="Compact"/>
              <w:keepNext/>
              <w:spacing w:before="0" w:after="40"/>
            </w:pPr>
            <w:r>
              <w:rPr>
                <w:sz w:val="19"/>
              </w:rPr>
              <w:t xml:space="preserve">Identificar barreiras raciais no acesso à creche, à pré-escola e ao cuidado desde a gestação, acompanhando a continuidade do atendimento por idade e território.</w:t>
            </w:r>
          </w:p>
        </w:tc>
      </w:tr>
      <w:tr w:rsidR="00586260" w14:paraId="10616C33" w14:textId="77777777" w:rsidTr="00586260">
        <w:trPr>
          <w:cantSplit/>
        </w:trPr>
        <w:tc>
          <w:tcPr>
            <w:tcW w:w="2295" w:type="dxa"/>
          </w:tcPr>
          <w:p w14:paraId="10616C30" w14:textId="77777777" w:rsidR="00586260" w:rsidRDefault="00000000">
            <w:pPr>
              <w:pStyle w:val="Compact"/>
              <w:keepNext/>
              <w:spacing w:before="0" w:after="40"/>
            </w:pPr>
            <w:r>
              <w:rPr>
                <w:sz w:val="19"/>
              </w:rPr>
              <w:t xml:space="preserve">2. Proteção</w:t>
            </w:r>
          </w:p>
        </w:tc>
        <w:tc>
          <w:tcPr>
            <w:tcW w:w="6024" w:type="dxa"/>
          </w:tcPr>
          <w:p w14:paraId="10616C31" w14:textId="77777777" w:rsidR="00586260" w:rsidRDefault="00000000">
            <w:pPr>
              <w:pStyle w:val="Compact"/>
              <w:keepNext/>
              <w:spacing w:before="0" w:after="40"/>
            </w:pPr>
            <w:r>
              <w:rPr>
                <w:sz w:val="19"/>
              </w:rPr>
              <w:t xml:space="preserve">Viver com Direitos, na prevenção e resposta ao racismo e às violências, articulado a Viver com Saúde e Viver com Dignidade no cuidado e na proteção social.</w:t>
            </w:r>
          </w:p>
        </w:tc>
        <w:tc>
          <w:tcPr>
            <w:tcW w:w="6024" w:type="dxa"/>
          </w:tcPr>
          <w:p w14:paraId="10616C32" w14:textId="77777777" w:rsidR="00586260" w:rsidRDefault="00000000">
            <w:pPr>
              <w:pStyle w:val="Compact"/>
              <w:keepNext/>
              <w:spacing w:before="0" w:after="40"/>
            </w:pPr>
            <w:r>
              <w:rPr>
                <w:sz w:val="19"/>
              </w:rPr>
              <w:t xml:space="preserve">Qualificar a identificação, o acolhimento e o acompanhamento de bebês e crianças pequenas, com atenção às expressões verbais e não verbais, às violências institucionais e à prevenção da revitimização.</w:t>
            </w:r>
          </w:p>
        </w:tc>
      </w:tr>
      <w:tr w:rsidR="00586260" w14:paraId="10616C37" w14:textId="77777777" w:rsidTr="00586260">
        <w:trPr>
          <w:cantSplit/>
        </w:trPr>
        <w:tc>
          <w:tcPr>
            <w:tcW w:w="2295" w:type="dxa"/>
          </w:tcPr>
          <w:p w14:paraId="10616C34" w14:textId="77777777" w:rsidR="00586260" w:rsidRDefault="00000000">
            <w:pPr>
              <w:pStyle w:val="Compact"/>
              <w:keepNext/>
              <w:spacing w:before="0" w:after="40"/>
            </w:pPr>
            <w:r>
              <w:rPr>
                <w:sz w:val="19"/>
              </w:rPr>
              <w:t xml:space="preserve">3. Alimentação</w:t>
            </w:r>
          </w:p>
        </w:tc>
        <w:tc>
          <w:tcPr>
            <w:tcW w:w="6024" w:type="dxa"/>
          </w:tcPr>
          <w:p w14:paraId="10616C35" w14:textId="77777777" w:rsidR="00586260" w:rsidRDefault="00000000">
            <w:pPr>
              <w:pStyle w:val="Compact"/>
              <w:keepNext/>
              <w:spacing w:before="0" w:after="40"/>
            </w:pPr>
            <w:r>
              <w:rPr>
                <w:sz w:val="19"/>
              </w:rPr>
              <w:t xml:space="preserve">Viver com Saúde e Viver com Dignidade, articulando nutrição, cuidado e condições materiais das famílias.</w:t>
            </w:r>
          </w:p>
        </w:tc>
        <w:tc>
          <w:tcPr>
            <w:tcW w:w="6024" w:type="dxa"/>
          </w:tcPr>
          <w:p w14:paraId="10616C36" w14:textId="77777777" w:rsidR="00586260" w:rsidRDefault="00000000">
            <w:pPr>
              <w:pStyle w:val="Compact"/>
              <w:keepNext/>
              <w:spacing w:before="0" w:after="40"/>
            </w:pPr>
            <w:r>
              <w:rPr>
                <w:sz w:val="19"/>
              </w:rPr>
              <w:t xml:space="preserve">Examinar desigualdades raciais no acompanhamento nutricional e nas condições de alimentação, distinguindo gestação, primeiros anos e demais idades, sem reduzir segurança alimentar à presença no cadastro de acompanhamento.</w:t>
            </w:r>
          </w:p>
        </w:tc>
      </w:tr>
      <w:tr w:rsidR="00586260" w14:paraId="10616C3B" w14:textId="77777777" w:rsidTr="00586260">
        <w:trPr>
          <w:cantSplit/>
        </w:trPr>
        <w:tc>
          <w:tcPr>
            <w:tcW w:w="2295" w:type="dxa"/>
          </w:tcPr>
          <w:p w14:paraId="10616C38" w14:textId="77777777" w:rsidR="00586260" w:rsidRDefault="00000000">
            <w:pPr>
              <w:pStyle w:val="Compact"/>
              <w:keepNext/>
              <w:spacing w:before="0" w:after="40"/>
            </w:pPr>
            <w:r>
              <w:rPr>
                <w:sz w:val="19"/>
              </w:rPr>
              <w:t xml:space="preserve">4. Inclusão</w:t>
            </w:r>
          </w:p>
        </w:tc>
        <w:tc>
          <w:tcPr>
            <w:tcW w:w="6024" w:type="dxa"/>
          </w:tcPr>
          <w:p w14:paraId="10616C39" w14:textId="77777777" w:rsidR="00586260" w:rsidRDefault="00000000">
            <w:pPr>
              <w:pStyle w:val="Compact"/>
              <w:keepNext/>
              <w:spacing w:before="0" w:after="40"/>
            </w:pPr>
            <w:r>
              <w:rPr>
                <w:sz w:val="19"/>
              </w:rPr>
              <w:t xml:space="preserve">Viver com Saúde, Viver com Educação e Viver com Dignidade, com apoio das diretrizes nacionais de acessibilidade e enfrentamento à discriminação.</w:t>
            </w:r>
          </w:p>
        </w:tc>
        <w:tc>
          <w:tcPr>
            <w:tcW w:w="6024" w:type="dxa"/>
          </w:tcPr>
          <w:p w14:paraId="10616C3A" w14:textId="77777777" w:rsidR="00586260" w:rsidRDefault="00000000">
            <w:pPr>
              <w:pStyle w:val="Compact"/>
              <w:keepNext/>
              <w:spacing w:before="0" w:after="40"/>
            </w:pPr>
            <w:r>
              <w:rPr>
                <w:sz w:val="19"/>
              </w:rPr>
              <w:t xml:space="preserve">Considerar conjuntamente raça/cor, deficiência e território nas trajetórias de identificação de necessidades, encaminhamento e acesso, promovendo participação na educação infantil e na vida comunitária.</w:t>
            </w:r>
          </w:p>
        </w:tc>
      </w:tr>
      <w:tr w:rsidR="00586260" w14:paraId="10616C3F" w14:textId="77777777" w:rsidTr="00586260">
        <w:trPr>
          <w:cantSplit/>
        </w:trPr>
        <w:tc>
          <w:tcPr>
            <w:tcW w:w="2295" w:type="dxa"/>
          </w:tcPr>
          <w:p w14:paraId="10616C3C" w14:textId="77777777" w:rsidR="00586260" w:rsidRDefault="00000000">
            <w:pPr>
              <w:pStyle w:val="Compact"/>
              <w:keepNext/>
              <w:spacing w:before="0" w:after="40"/>
            </w:pPr>
            <w:r>
              <w:rPr>
                <w:sz w:val="19"/>
              </w:rPr>
              <w:t xml:space="preserve">5. Direito à Cidade</w:t>
            </w:r>
          </w:p>
        </w:tc>
        <w:tc>
          <w:tcPr>
            <w:tcW w:w="6024" w:type="dxa"/>
          </w:tcPr>
          <w:p w14:paraId="10616C3D" w14:textId="77777777" w:rsidR="00586260" w:rsidRDefault="00000000">
            <w:pPr>
              <w:pStyle w:val="Compact"/>
              <w:keepNext/>
              <w:spacing w:before="0" w:after="40"/>
            </w:pPr>
            <w:r>
              <w:rPr>
                <w:sz w:val="19"/>
              </w:rPr>
              <w:t xml:space="preserve">Viver com Direitos e Viver com Dignidade, em conexão com as diretrizes de proteção integral, territorialização e integração de cultura e habitação às demais políticas.</w:t>
            </w:r>
          </w:p>
        </w:tc>
        <w:tc>
          <w:tcPr>
            <w:tcW w:w="6024" w:type="dxa"/>
          </w:tcPr>
          <w:p w14:paraId="10616C3E" w14:textId="77777777" w:rsidR="00586260" w:rsidRDefault="00000000">
            <w:pPr>
              <w:pStyle w:val="Compact"/>
              <w:keepNext/>
              <w:spacing w:before="0" w:after="40"/>
            </w:pPr>
            <w:r>
              <w:rPr>
                <w:sz w:val="19"/>
              </w:rPr>
              <w:t xml:space="preserve">Orientar o acesso a espaços públicos, cultura e mobilidade pelas condições de circulação de crianças pequenas e cuidadores e pelas desigualdades raciais e ambientais dos territórios.</w:t>
            </w:r>
          </w:p>
        </w:tc>
      </w:tr>
      <w:tr w:rsidR="00586260" w14:paraId="10616C43" w14:textId="77777777" w:rsidTr="00586260">
        <w:trPr>
          <w:cantSplit/>
        </w:trPr>
        <w:tc>
          <w:tcPr>
            <w:tcW w:w="2295" w:type="dxa"/>
          </w:tcPr>
          <w:p w14:paraId="10616C40" w14:textId="77777777" w:rsidR="00586260" w:rsidRDefault="00000000">
            <w:pPr>
              <w:pStyle w:val="Compact"/>
              <w:keepNext/>
              <w:spacing w:before="0" w:after="40"/>
            </w:pPr>
            <w:r>
              <w:rPr>
                <w:sz w:val="19"/>
              </w:rPr>
              <w:t xml:space="preserve">6. Direito ao Brincar</w:t>
            </w:r>
          </w:p>
        </w:tc>
        <w:tc>
          <w:tcPr>
            <w:tcW w:w="6024" w:type="dxa"/>
          </w:tcPr>
          <w:p w14:paraId="10616C41" w14:textId="77777777" w:rsidR="00586260" w:rsidRDefault="00000000">
            <w:pPr>
              <w:pStyle w:val="Compact"/>
              <w:keepNext/>
              <w:spacing w:before="0" w:after="40"/>
            </w:pPr>
            <w:r>
              <w:rPr>
                <w:sz w:val="19"/>
              </w:rPr>
              <w:t xml:space="preserve">Viver com Educação e Viver com Direitos, pela relação entre brincar, desenvolvimento e acesso a experiências culturais e de convivência.</w:t>
            </w:r>
          </w:p>
        </w:tc>
        <w:tc>
          <w:tcPr>
            <w:tcW w:w="6024" w:type="dxa"/>
          </w:tcPr>
          <w:p w14:paraId="10616C42" w14:textId="77777777" w:rsidR="00586260" w:rsidRDefault="00000000">
            <w:pPr>
              <w:pStyle w:val="Compact"/>
              <w:keepNext/>
              <w:spacing w:before="0" w:after="40"/>
            </w:pPr>
            <w:r>
              <w:rPr>
                <w:sz w:val="19"/>
              </w:rPr>
              <w:t xml:space="preserve">Ampliar experiências e espaços de brincar adequados às idades, acessíveis e culturalmente representativos, reconhecendo identidades negras e indígenas.</w:t>
            </w:r>
          </w:p>
        </w:tc>
      </w:tr>
      <w:tr w:rsidR="00586260" w14:paraId="10616C47" w14:textId="77777777" w:rsidTr="00586260">
        <w:trPr>
          <w:cantSplit/>
        </w:trPr>
        <w:tc>
          <w:tcPr>
            <w:tcW w:w="2295" w:type="dxa"/>
          </w:tcPr>
          <w:p w14:paraId="10616C44" w14:textId="77777777" w:rsidR="00586260" w:rsidRDefault="00000000">
            <w:pPr>
              <w:pStyle w:val="Compact"/>
              <w:keepNext/>
              <w:spacing w:before="0" w:after="40"/>
            </w:pPr>
            <w:r>
              <w:rPr>
                <w:sz w:val="19"/>
              </w:rPr>
              <w:t xml:space="preserve">7. Participação</w:t>
            </w:r>
          </w:p>
        </w:tc>
        <w:tc>
          <w:tcPr>
            <w:tcW w:w="6024" w:type="dxa"/>
          </w:tcPr>
          <w:p w14:paraId="10616C45" w14:textId="77777777" w:rsidR="00586260" w:rsidRDefault="00000000">
            <w:pPr>
              <w:pStyle w:val="Compact"/>
              <w:keepNext/>
              <w:spacing w:before="0" w:after="40"/>
            </w:pPr>
            <w:r>
              <w:rPr>
                <w:sz w:val="19"/>
              </w:rPr>
              <w:t xml:space="preserve">Viver com Direitos e a diretriz nacional de abordagem participativa. Integração de Informações e Comunicação com as Famílias apoia a devolutiva aos responsáveis, sem substituir a expressão infantil.</w:t>
            </w:r>
          </w:p>
        </w:tc>
        <w:tc>
          <w:tcPr>
            <w:tcW w:w="6024" w:type="dxa"/>
          </w:tcPr>
          <w:p w14:paraId="10616C46" w14:textId="77777777" w:rsidR="00586260" w:rsidRDefault="00000000">
            <w:pPr>
              <w:pStyle w:val="Compact"/>
              <w:keepNext/>
              <w:spacing w:before="0" w:after="40"/>
            </w:pPr>
            <w:r>
              <w:rPr>
                <w:sz w:val="19"/>
              </w:rPr>
              <w:t xml:space="preserve">Incorporar perspectivas de crianças pequenas e formas não verbais de expressão, com atenção à diversidade racial e territorial e com retorno sobre o uso das contribuições.</w:t>
            </w:r>
          </w:p>
        </w:tc>
      </w:tr>
      <w:tr w:rsidR="00586260" w14:paraId="10616C4B" w14:textId="77777777" w:rsidTr="00586260">
        <w:trPr>
          <w:cantSplit/>
        </w:trPr>
        <w:tc>
          <w:tcPr>
            <w:tcW w:w="2295" w:type="dxa"/>
          </w:tcPr>
          <w:p w14:paraId="10616C48" w14:textId="77777777" w:rsidR="00586260" w:rsidRDefault="00000000">
            <w:pPr>
              <w:pStyle w:val="Compact"/>
              <w:keepNext/>
              <w:spacing w:before="0" w:after="40"/>
            </w:pPr>
            <w:r>
              <w:rPr>
                <w:sz w:val="19"/>
              </w:rPr>
              <w:t xml:space="preserve">8. Moradia</w:t>
            </w:r>
          </w:p>
        </w:tc>
        <w:tc>
          <w:tcPr>
            <w:tcW w:w="6024" w:type="dxa"/>
          </w:tcPr>
          <w:p w14:paraId="10616C49" w14:textId="77777777" w:rsidR="00586260" w:rsidRDefault="00000000">
            <w:pPr>
              <w:pStyle w:val="Compact"/>
              <w:keepNext/>
              <w:spacing w:before="0" w:after="40"/>
            </w:pPr>
            <w:r>
              <w:rPr>
                <w:sz w:val="19"/>
              </w:rPr>
              <w:t xml:space="preserve">Viver com Dignidade e Viver com Direitos, em conexão com a diretriz nacional de integração da habitação e a proteção integral.</w:t>
            </w:r>
          </w:p>
        </w:tc>
        <w:tc>
          <w:tcPr>
            <w:tcW w:w="6024" w:type="dxa"/>
          </w:tcPr>
          <w:p w14:paraId="10616C4A" w14:textId="77777777" w:rsidR="00586260" w:rsidRDefault="00000000">
            <w:pPr>
              <w:pStyle w:val="Compact"/>
              <w:keepNext/>
              <w:spacing w:before="0" w:after="40"/>
            </w:pPr>
            <w:r>
              <w:rPr>
                <w:sz w:val="19"/>
              </w:rPr>
              <w:t xml:space="preserve">Examinar condições domiciliares, água e esgotamento a partir das necessidades da primeira infância e das desigualdades raciais e territoriais, articulando ambiente doméstico e infraestrutura do entorno.</w:t>
            </w:r>
          </w:p>
        </w:tc>
      </w:tr>
      <w:tr w:rsidR="00586260" w14:paraId="10616C4F" w14:textId="77777777" w:rsidTr="00586260">
        <w:trPr>
          <w:cantSplit/>
        </w:trPr>
        <w:tc>
          <w:tcPr>
            <w:tcW w:w="2295" w:type="dxa"/>
          </w:tcPr>
          <w:p w14:paraId="10616C4C" w14:textId="77777777" w:rsidR="00586260" w:rsidRDefault="00000000">
            <w:pPr>
              <w:pStyle w:val="Compact"/>
              <w:keepNext/>
              <w:spacing w:before="0" w:after="40"/>
            </w:pPr>
            <w:r>
              <w:rPr>
                <w:sz w:val="19"/>
              </w:rPr>
              <w:t xml:space="preserve">9. Família e Cuidados</w:t>
            </w:r>
          </w:p>
        </w:tc>
        <w:tc>
          <w:tcPr>
            <w:tcW w:w="6024" w:type="dxa"/>
          </w:tcPr>
          <w:p w14:paraId="10616C4D" w14:textId="77777777" w:rsidR="00586260" w:rsidRDefault="00000000">
            <w:pPr>
              <w:pStyle w:val="Compact"/>
              <w:keepNext/>
              <w:spacing w:before="0" w:after="40"/>
            </w:pPr>
            <w:r>
              <w:rPr>
                <w:sz w:val="19"/>
              </w:rPr>
              <w:t xml:space="preserve">Viver com Dignidade e Viver com Saúde, apoiados por Integração de Informações e Comunicação com as Famílias e pela diretriz de atenção simultânea às crianças e cuidadores.</w:t>
            </w:r>
          </w:p>
        </w:tc>
        <w:tc>
          <w:tcPr>
            <w:tcW w:w="6024" w:type="dxa"/>
          </w:tcPr>
          <w:p w14:paraId="10616C4E" w14:textId="77777777" w:rsidR="00586260" w:rsidRDefault="00000000">
            <w:pPr>
              <w:pStyle w:val="Compact"/>
              <w:keepNext/>
              <w:spacing w:before="0" w:after="40"/>
            </w:pPr>
            <w:r>
              <w:rPr>
                <w:sz w:val="19"/>
              </w:rPr>
              <w:t xml:space="preserve">Fortalecer continuidade do cuidado, apoio às famílias e redes comunitárias, reconhecendo a diversidade familiar e enfrentando barreiras raciais no atendimento.</w:t>
            </w:r>
          </w:p>
        </w:tc>
      </w:tr>
    </w:tbl>
    <w:p w14:paraId="10616C50" w14:textId="77777777" w:rsidR="00586260" w:rsidRDefault="00000000">
      <w:pPr>
        <w:pStyle w:val="FirstParagraph"/>
      </w:pPr>
      <w:r>
        <w:rPr>
          <w:b/>
          <w:bCs/>
        </w:rPr>
        <w:t xml:space="preserve">Fonte e critério.</w:t>
      </w:r>
      <w:r>
        <w:t xml:space="preserve"> Elaboração desta revisão a partir do Decreto Rio nº 58.650/2026, art. 3º, e do Decreto Federal nº 12.574/2025, arts. 2º a 4º. As associações indicam afinidades de conteúdo. Moradia, cidade e participação encontram fundamento também nas diretrizes gerais da PNIPI, sem que o decreto federal crie eixos próprios com esses nomes.</w:t>
      </w:r>
    </w:p>
    <w:p w14:paraId="10616C51" w14:textId="77777777" w:rsidR="00586260" w:rsidRDefault="00000000">
      <w:pPr>
        <w:pStyle w:val="Corpodetexto"/>
      </w:pPr>
      <w:r>
        <w:t xml:space="preserve">Integração de Informações e Comunicação com as Famílias tem função transversal na leitura municipal: apoia identificação de barreiras, continuidade do atendimento e devolutiva, com qualidade do preenchimento de raça/cor e proteção de dados. Seu conteúdo se conecta também à comunicação e ao monitoramento do capítulo 9. A educação infantil antirracista da seção 9.3 articula especialmente Viver com Educação e Viver com Direitos, preservando as interfaces com saúde, cuidado e território. Essas relações não criam um décimo eixo municipal nem restringem a educação infantil ao brincar.</w:t>
      </w:r>
    </w:p>
    <w:p w14:paraId="10616C52" w14:textId="77777777" w:rsidR="00586260" w:rsidRDefault="00000000">
      <w:pPr>
        <w:pStyle w:val="Ttulo3"/>
      </w:pPr>
      <w:bookmarkStart w:id="35" w:name="_cb8ef232dd0b2cb82b03153d1050b98bf660a86"/>
      <w:bookmarkEnd w:id="34"/>
      <w:r>
        <w:t xml:space="preserve">7.3. Diagrama de articulação</w:t>
      </w:r>
    </w:p>
    <w:p w14:paraId="10616C53" w14:textId="77777777" w:rsidR="00586260" w:rsidRDefault="00000000">
      <w:pPr>
        <w:pStyle w:val="FirstParagraph"/>
      </w:pPr>
      <w:r>
        <w:t xml:space="preserve">O esquema apresenta as duas estruturas e a incorporação transversal do antirracismo. As ligações específicas entre cada eixo municipal e os eixos nacionais estão detalhadas na matriz anterior; as setas do diagrama indicam articulação temática, não subordinação administrativa.</w:t>
      </w:r>
    </w:p>
    <w:p w14:paraId="10616C54" w14:textId="77777777" w:rsidR="00586260" w:rsidRDefault="00000000">
      <w:pPr>
        <w:pStyle w:val="CaptionedFigure"/>
      </w:pPr>
      <w:r>
        <w:rPr>
          <w:noProof/>
        </w:rPr>
        <w:drawing>
          <wp:inline distT="0" distB="0" distL="0" distR="0" wp14:anchorId="10617011" wp14:editId="10617012">
            <wp:extent cx="8280000" cy="3282506"/>
            <wp:effectExtent l="0" t="0" r="0" b="0"/>
            <wp:docPr id="53" name="Picture" descr="Diagrama de articulação entre os cinco eixos da PNIPI, a dimensão antirracista do PMPIA e os nove eixos municipais"/>
            <wp:cNvGraphicFramePr/>
            <a:graphic xmlns:a="http://schemas.openxmlformats.org/drawingml/2006/main">
              <a:graphicData uri="http://schemas.openxmlformats.org/drawingml/2006/picture">
                <pic:pic xmlns:pic="http://schemas.openxmlformats.org/drawingml/2006/picture">
                  <pic:nvPicPr>
                    <pic:cNvPr id="54" name="Picture" descr="figuras/diagrama_articulacao.png"/>
                    <pic:cNvPicPr>
                      <a:picLocks noChangeAspect="1" noChangeArrowheads="1"/>
                    </pic:cNvPicPr>
                  </pic:nvPicPr>
                  <pic:blipFill>
                    <a:blip r:embed="rId30"/>
                    <a:stretch>
                      <a:fillRect/>
                    </a:stretch>
                  </pic:blipFill>
                  <pic:spPr bwMode="auto">
                    <a:xfrm>
                      <a:off x="0" y="0"/>
                      <a:ext cx="8280000" cy="3282506"/>
                    </a:xfrm>
                    <a:prstGeom prst="rect">
                      <a:avLst/>
                    </a:prstGeom>
                    <a:noFill/>
                    <a:ln w="9525">
                      <a:noFill/>
                      <a:headEnd/>
                      <a:tailEnd/>
                    </a:ln>
                  </pic:spPr>
                </pic:pic>
              </a:graphicData>
            </a:graphic>
          </wp:inline>
        </w:drawing>
      </w:r>
    </w:p>
    <w:p w14:paraId="10616C55" w14:textId="77777777" w:rsidR="00586260" w:rsidRDefault="00000000">
      <w:pPr>
        <w:pStyle w:val="ImageCaption"/>
        <w:keepNext/>
      </w:pPr>
      <w:r>
        <w:t xml:space="preserve">Diagrama de articulação entre os cinco eixos da PNIPI, a dimensão antirracista do PMPIA e os nove eixos municipais</w:t>
      </w:r>
    </w:p>
    <w:p w14:paraId="10616C56" w14:textId="77777777" w:rsidR="00586260" w:rsidRDefault="00000000">
      <w:pPr>
        <w:pStyle w:val="FirstParagraph"/>
        <w:keepNext/>
      </w:pPr>
      <w:r>
        <w:t xml:space="preserve">A fonte editável do diagrama, em notação Mermaid, acompanha o arquivo Markdown.</w:t>
      </w:r>
    </w:p>
    <w:p w14:paraId="10616C57" w14:textId="77777777" w:rsidR="00586260" w:rsidRDefault="00000000">
      <w:pPr>
        <w:pStyle w:val="Corpodetexto"/>
      </w:pPr>
      <w:r>
        <w:t xml:space="preserve">O diagrama de seis eixos da página 25 do documento de origem permanece no Anexo B como registro histórico. Para a organização proposta nesta versão, a referência é a matriz e o esquema acima.</w:t>
      </w:r>
    </w:p>
    <w:p w14:paraId="10616C58" w14:textId="77777777" w:rsidR="00586260" w:rsidRDefault="00000000">
      <w:pPr>
        <w:pStyle w:val="Ttulo2"/>
        <w:pageBreakBefore/>
      </w:pPr>
      <w:bookmarkStart w:id="36" w:name="_bb6f5a0a54f75eef982b76c7db5c4c0241de37c"/>
      <w:bookmarkEnd w:id="32"/>
      <w:bookmarkEnd w:id="35"/>
      <w:r>
        <w:t xml:space="preserve">8. Nove eixos de atuação</w:t>
      </w:r>
    </w:p>
    <w:p w14:paraId="10616C59" w14:textId="77777777" w:rsidR="00586260" w:rsidRDefault="00000000">
      <w:pPr>
        <w:pStyle w:val="FirstParagraph"/>
      </w:pPr>
      <w:r>
        <w:t xml:space="preserve">Os títulos e a ordem seguem o art. 3º do Decreto Rio nº 58.650/2026. Os IDs A1.1 a A6.4 identificam a origem dos objetivos, e não a numeração dos novos eixos. Cada formulação operacional aparece uma única vez; as interfaces não geram duplicação. A1.4 foi desdobrado em A1.4a e A1.4b, resultando em 32 linhas operacionais derivadas dos 31 registros de origem. As reformulações autorizadas e os ajustes de indicadores constam da nota técnica da revisão; o quadro-síntese dos indicadores está no Anexo C. Os textos de fundamentação dos seis eixos originais estão integralmente reunidos no Anexo A.</w:t>
      </w:r>
    </w:p>
    <w:p w14:paraId="10616C5A" w14:textId="77777777" w:rsidR="00586260" w:rsidRDefault="00000000">
      <w:pPr>
        <w:pStyle w:val="Corpodetexto"/>
      </w:pPr>
      <w:r>
        <w:t xml:space="preserve">Cada eixo é apresentado na mesma sequência adotada pela estrutura do plano integrado: escopo e objetivo geral, fundamentação de origem, situação atual, resposta pública de referência, desafios prioritários, caminhos de intervenção, objetivos estratégicos com seus indicadores e resultado esperado. A fundamentação de origem recupera, sem falas atribuídas, o texto com que o documento de origem justificava os eixos de que o conteúdo provém. A situação atual resume o capítulo 4, os desafios derivam da matriz da seção 4.7 e os resultados esperados são consolidados na seção 9.5. Os caminhos de intervenção são qualitativos: descrevem por onde os serviços existentes enfrentariam a barreira diagnosticada, a partir dos objetivos já previstos, sem criar programas, dotações, competências ou prazos. São propostas de organização do trabalho, não descrição de fluxos já implantados ou garantia de capacidade disponível. Metas e horizontes temporais não constam, por decisão registrada na nota técnica da revisão. A resposta pública de referência limita-se ao que está documentado nas fontes desta revisão e poderá ser ampliada com o mapeamento das ações existentes no âmbito da política integrada, sem que as referências aqui reunidas constituam inventário completo de cobertura ou capacidade.</w:t>
      </w:r>
    </w:p>
    <w:p w14:paraId="10616C5B" w14:textId="77777777" w:rsidR="00586260" w:rsidRDefault="00000000">
      <w:pPr>
        <w:pStyle w:val="Ttulo3"/>
        <w:pageBreakBefore/>
      </w:pPr>
      <w:bookmarkStart w:id="37" w:name="_6d60583c1d0ef54d2ff541d7ae70e9d9c37d8b5"/>
      <w:r>
        <w:t xml:space="preserve">8.1. Eixo 1 — Prioridade</w:t>
      </w:r>
    </w:p>
    <w:p w14:paraId="10616C5C" w14:textId="77777777" w:rsidR="00586260" w:rsidRDefault="00000000">
      <w:pPr>
        <w:pStyle w:val="FirstParagraph"/>
      </w:pPr>
      <w:r>
        <w:rPr>
          <w:b/>
          <w:bCs/>
        </w:rPr>
        <w:t xml:space="preserve">Escopo e objetivo geral.</w:t>
      </w:r>
      <w:r>
        <w:t xml:space="preserve"> O eixo reúne o acesso equitativo à educação infantil e à saúde, com atenção às gestantes e crianças em vulnerabilidade socioeconômica. A desigualdade que enfrenta é a diferença racial e territorial no início e na continuidade do cuidado, da gestação à pré-escola. Seu objetivo geral é assegurar que gestantes, bebês e crianças pequenas negras tenham acesso contínuo ao pré-natal, ao puerpério, à puericultura, à vacinação, à creche e à pré-escola, com as barreiras raciais e territoriais tornadas visíveis no acompanhamento integrado, sem restringir a universalidade desses direitos.</w:t>
      </w:r>
    </w:p>
    <w:p w14:paraId="10616C5D" w14:textId="77777777" w:rsidR="00586260" w:rsidRDefault="00000000">
      <w:pPr>
        <w:pStyle w:val="Corpodetexto"/>
      </w:pPr>
      <w:r>
        <w:rPr>
          <w:b/>
          <w:bCs/>
        </w:rPr>
        <w:t xml:space="preserve">Fundamentação de origem.</w:t>
      </w:r>
      <w:r>
        <w:t xml:space="preserve"> O documento de origem partia do reconhecimento de que desigualdades raciais e territoriais afetam tanto a disponibilidade de vagas quanto a experiência educativa nas creches e pré-escolas, e de que a gestação, o nascimento e os primeiros anos de vida devem ser acompanhados por uma rede de saúde e cuidado equânime, humanizada, intersetorial e antirracista. Propunha reduzir desigualdades no acesso à educação infantil e fortalecer a continuidade do cuidado no pré-natal, no puerpério e na puericultura, ampliando a imunização e racializando práticas profissionais, protocolos, fluxos e processos formativos, com monitoramento permanente de indicadores por raça/cor, sexo, quando aplicável, e território. Esses conteúdos vinham dos eixos de educação infantil e de saúde do original, e estão integralmente preservados no Anexo A.</w:t>
      </w:r>
    </w:p>
    <w:p w14:paraId="10616C5E" w14:textId="77777777" w:rsidR="00586260" w:rsidRDefault="00000000">
      <w:pPr>
        <w:pStyle w:val="Corpodetexto"/>
      </w:pPr>
      <w:r>
        <w:rPr>
          <w:b/>
          <w:bCs/>
        </w:rPr>
        <w:t xml:space="preserve">Situação atual.</w:t>
      </w:r>
      <w:r>
        <w:t xml:space="preserve"> A cidade tem 453.366 crianças de 0 a 6 anos, 54,4% delas negras. Os dados territoriais da seção 4.1 usam outros recortes, de 0 a 4 anos no Censo por bairro e de 0 a 5 anos no Cadastro Único. Eles destacam bairros da Zona Oeste e da Área de Planejamento 3, sem demonstrar a distribuição territorial das crianças negras dessa idade. Em 2024, 90,7% das mães brancas tiveram sete ou mais consultas de pré-natal, contra 85,9% das pardas e 85,5% das pretas, e o baixo peso ao nascer atingiu 11,5% dos filhos de mães pretas e 8,7% dos de mães brancas. Na educação infantil, a frequência em 2022 era de 43,5% de 0 a 3 anos e de 86,7% de 4 a 5 anos, com 13,3% das crianças em idade de pré-escola fora da escola e um padrão racial que varia conforme a idade. Os dados e suas fontes estão nas seções 4.1 a 4.3.</w:t>
      </w:r>
    </w:p>
    <w:p w14:paraId="10616C5F" w14:textId="77777777" w:rsidR="00586260" w:rsidRDefault="00000000">
      <w:pPr>
        <w:pStyle w:val="Corpodetexto"/>
      </w:pPr>
      <w:r>
        <w:rPr>
          <w:b/>
          <w:bCs/>
        </w:rPr>
        <w:t xml:space="preserve">Resposta pública de referência.</w:t>
      </w:r>
      <w:r>
        <w:t xml:space="preserve"> O painel Pequenos Cariocas acompanha protocolos de saúde, assistência social e educação, incluindo pré-natal, puerpério, vacinação, documentação civil, Cadastro Único, matrícula e frequência escolar, conforme a </w:t>
      </w:r>
      <w:hyperlink r:id="rId31">
        <w:r>
          <w:rPr>
            <w:rStyle w:val="Hyperlink"/>
          </w:rPr>
          <w:t xml:space="preserve">notícia oficial de lançamento de 15/09/2026</w:t>
        </w:r>
      </w:hyperlink>
      <w:r>
        <w:t xml:space="preserve">. Essa descrição operacional é distinta das atribuições instituídas pelo decreto. A </w:t>
      </w:r>
      <w:hyperlink r:id="rId32">
        <w:r>
          <w:rPr>
            <w:rStyle w:val="Hyperlink"/>
          </w:rPr>
          <w:t xml:space="preserve">SMS</w:t>
        </w:r>
      </w:hyperlink>
      <w:r>
        <w:t xml:space="preserve"> documenta a atenção primária como porta de entrada do cuidado infantil, com acolhimento após a alta da maternidade, puericultura e acompanhamento do desenvolvimento. As fontes descrevem instrumentos e serviços, mas não permitem concluir que seu alcance e sua continuidade sejam equitativos por raça/cor.</w:t>
      </w:r>
    </w:p>
    <w:p w14:paraId="10616C60" w14:textId="77777777" w:rsidR="00586260" w:rsidRDefault="00000000">
      <w:pPr>
        <w:pStyle w:val="Corpodetexto"/>
      </w:pPr>
      <w:r>
        <w:rPr>
          <w:b/>
          <w:bCs/>
        </w:rPr>
        <w:t xml:space="preserve">Desafios prioritários.</w:t>
      </w:r>
      <w:r>
        <w:t xml:space="preserve"> Converter o contato iniciado na gestação em acompanhamento do bebê e da puérpera na atenção primária, com atenção às famílias de mães pretas. Produzir uma série comparável de mortalidade infantil por raça/cor antes de usá-la como medida. Cruzar demanda inscrita, vagas, jornada e frequência por idade e território antes de decidir onde expandir a educação infantil. Verificar e explicitar o recorte racial no painel integrado.</w:t>
      </w:r>
    </w:p>
    <w:p w14:paraId="10616C61" w14:textId="77777777" w:rsidR="00586260" w:rsidRDefault="00000000">
      <w:pPr>
        <w:pStyle w:val="Corpodetexto"/>
      </w:pPr>
      <w:r>
        <w:rPr>
          <w:b/>
          <w:bCs/>
        </w:rPr>
        <w:t xml:space="preserve">Caminhos de intervenção.</w:t>
      </w:r>
      <w:r>
        <w:t xml:space="preserve"> A primeira via é a continuidade: articular as informações do pré-natal, do puerpério e do acompanhamento infantil, com uma unidade de referência identificada em cada etapa e continuidade entre unidades quando houver mudança. Propõe-se qualificar separadamente os registros de raça/cor da mãe e, após o nascimento, da criança, além de orientar a busca ativa diante da interrupção do acompanhamento, sem pressupor que os registros já estejam vinculados. A segunda é a leitura territorial da educação infantil: antes de decidir onde abrir vagas, propõe-se à Secretaria Municipal de Educação e </w:t>
      </w:r>
      <w:commentRangeStart w:id="38"/>
      <w:commentRangeStart w:id="126"/>
      <w:r>
        <w:t xml:space="preserve">ao IPP examinar a </w:t>
      </w:r>
      <w:commentRangeEnd w:id="38"/>
      <w:r>
        <w:rPr>
          <w:rStyle w:val="Refdecomentrio"/>
          <w:sz w:val="21"/>
          <w:szCs w:val="24"/>
        </w:rPr>
        <w:commentReference w:id="38"/>
      </w:r>
      <w:commentRangeEnd w:id="126"/>
      <w:r>
        <w:commentReference w:id="126"/>
      </w:r>
      <w:r>
        <w:t xml:space="preserve">possibilidade de cruzar demanda inscrita, oferta, jornada e frequência por idade e bairro. A leitura deve considerar a população infantil e as barreiras de acesso, inclusive das crianças fora dos cadastros, e explicitar quando o recorte racial se limita ao público registrado. A terceira é a formação em letramento racial das equipes da atenção primária, prevista nos objetivos, acompanhada de supervisão e de leitura periódica dos próprios dados de atendimento por raça/cor pelas equipes. Esses caminhos usam serviços e registros existentes e não criam programa, dotação ou prazo.</w:t>
      </w:r>
    </w:p>
    <w:p w14:paraId="10616C62" w14:textId="77777777" w:rsidR="00586260" w:rsidRDefault="00000000">
      <w:pPr>
        <w:pStyle w:val="Corpodetexto"/>
        <w:keepNext/>
        <w:pageBreakBefore/>
      </w:pPr>
      <w:r>
        <w:rPr>
          <w:b/>
          <w:bCs/>
        </w:rPr>
        <w:t xml:space="preserve">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C66"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C63" w14:textId="77777777" w:rsidR="00586260" w:rsidRDefault="00000000">
            <w:pPr>
              <w:pStyle w:val="Compact"/>
              <w:keepNext/>
              <w:spacing w:before="0" w:after="40"/>
            </w:pPr>
            <w:r>
              <w:rPr>
                <w:b/>
                <w:sz w:val="18"/>
              </w:rPr>
              <w:t xml:space="preserve">ID de origem</w:t>
            </w:r>
          </w:p>
        </w:tc>
        <w:tc>
          <w:tcPr>
            <w:tcW w:w="5737" w:type="dxa"/>
            <w:shd w:val="clear" w:color="auto" w:fill="E8EEF2"/>
          </w:tcPr>
          <w:p w14:paraId="10616C64" w14:textId="77777777" w:rsidR="00586260" w:rsidRDefault="00000000">
            <w:pPr>
              <w:pStyle w:val="Compact"/>
              <w:keepNext/>
              <w:spacing w:before="0" w:after="40"/>
            </w:pPr>
            <w:r>
              <w:rPr>
                <w:b/>
                <w:sz w:val="18"/>
              </w:rPr>
              <w:t xml:space="preserve">Objetivo estratégico</w:t>
            </w:r>
          </w:p>
        </w:tc>
        <w:tc>
          <w:tcPr>
            <w:tcW w:w="7172" w:type="dxa"/>
            <w:shd w:val="clear" w:color="auto" w:fill="E8EEF2"/>
          </w:tcPr>
          <w:p w14:paraId="10616C65" w14:textId="77777777" w:rsidR="00586260" w:rsidRDefault="00000000">
            <w:pPr>
              <w:pStyle w:val="Compact"/>
              <w:keepNext/>
              <w:spacing w:before="0" w:after="40"/>
            </w:pPr>
            <w:r>
              <w:rPr>
                <w:b/>
                <w:sz w:val="18"/>
              </w:rPr>
              <w:t xml:space="preserve">Indicadores propostos</w:t>
            </w:r>
          </w:p>
        </w:tc>
      </w:tr>
      <w:tr w:rsidR="00586260" w14:paraId="10616C6A" w14:textId="77777777" w:rsidTr="00586260">
        <w:trPr>
          <w:cantSplit/>
        </w:trPr>
        <w:tc>
          <w:tcPr>
            <w:tcW w:w="1434" w:type="dxa"/>
          </w:tcPr>
          <w:p w14:paraId="10616C67" w14:textId="77777777" w:rsidR="00586260" w:rsidRDefault="00000000">
            <w:pPr>
              <w:pStyle w:val="Compact"/>
              <w:keepNext/>
              <w:spacing w:before="0" w:after="40"/>
            </w:pPr>
            <w:r>
              <w:rPr>
                <w:sz w:val="18"/>
              </w:rPr>
              <w:t xml:space="preserve">A3.1 (p. 33)</w:t>
            </w:r>
          </w:p>
        </w:tc>
        <w:tc>
          <w:tcPr>
            <w:tcW w:w="5737" w:type="dxa"/>
          </w:tcPr>
          <w:p w14:paraId="10616C68" w14:textId="77777777" w:rsidR="00586260" w:rsidRDefault="00000000">
            <w:pPr>
              <w:pStyle w:val="Compact"/>
              <w:keepNext/>
              <w:spacing w:before="0" w:after="40"/>
            </w:pPr>
            <w:r>
              <w:rPr>
                <w:sz w:val="18"/>
              </w:rPr>
              <w:t xml:space="preserve">1. Garantir oferta suficiente e equitativa de vagas, com prioridade para territórios vulnerabilizados.</w:t>
            </w:r>
          </w:p>
        </w:tc>
        <w:tc>
          <w:tcPr>
            <w:tcW w:w="7172" w:type="dxa"/>
          </w:tcPr>
          <w:p w14:paraId="10616C69" w14:textId="77777777" w:rsidR="00586260" w:rsidRDefault="00000000">
            <w:pPr>
              <w:pStyle w:val="Compact"/>
              <w:keepNext/>
              <w:spacing w:before="0" w:after="40"/>
            </w:pPr>
            <w:r>
              <w:rPr>
                <w:sz w:val="18"/>
              </w:rPr>
              <w:t xml:space="preserve">Percentual de vagas ofertadas em creche e pré-escolas por território e raça/cor.</w:t>
            </w:r>
          </w:p>
        </w:tc>
      </w:tr>
      <w:tr w:rsidR="00586260" w14:paraId="10616C6E" w14:textId="77777777" w:rsidTr="00586260">
        <w:trPr>
          <w:cantSplit/>
        </w:trPr>
        <w:tc>
          <w:tcPr>
            <w:tcW w:w="1434" w:type="dxa"/>
          </w:tcPr>
          <w:p w14:paraId="10616C6B" w14:textId="77777777" w:rsidR="00586260" w:rsidRDefault="00000000">
            <w:pPr>
              <w:pStyle w:val="Compact"/>
              <w:keepNext/>
              <w:spacing w:before="0" w:after="40"/>
            </w:pPr>
            <w:r>
              <w:rPr>
                <w:sz w:val="18"/>
              </w:rPr>
              <w:t xml:space="preserve">A4.1 (p. 35)</w:t>
            </w:r>
          </w:p>
        </w:tc>
        <w:tc>
          <w:tcPr>
            <w:tcW w:w="5737" w:type="dxa"/>
          </w:tcPr>
          <w:p w14:paraId="10616C6C" w14:textId="77777777" w:rsidR="00586260" w:rsidRDefault="00000000">
            <w:pPr>
              <w:pStyle w:val="Compact"/>
              <w:keepNext/>
              <w:spacing w:before="0" w:after="40"/>
            </w:pPr>
            <w:r>
              <w:rPr>
                <w:sz w:val="18"/>
              </w:rPr>
              <w:t xml:space="preserve">1. Garantir acesso equitativo ao pré-natal, ao puerpério, à puericultura e ao cuidado em saúde na primeira infância, com redução das desigualdades raciais.</w:t>
            </w:r>
          </w:p>
        </w:tc>
        <w:tc>
          <w:tcPr>
            <w:tcW w:w="7172" w:type="dxa"/>
          </w:tcPr>
          <w:p w14:paraId="10616C6D" w14:textId="77777777" w:rsidR="00586260" w:rsidRDefault="00000000">
            <w:pPr>
              <w:pStyle w:val="Compact"/>
              <w:keepNext/>
              <w:spacing w:before="0" w:after="40"/>
            </w:pPr>
            <w:r>
              <w:rPr>
                <w:sz w:val="18"/>
              </w:rPr>
              <w:t xml:space="preserve">Número de gestantes com sete ou mais consultas de pré-natal e primeira consulta até 12 semanas de gestação, desagregado por raça/cor.</w:t>
            </w:r>
            <w:r>
              <w:br/>
              <w:br/>
            </w:r>
            <w:r>
              <w:rPr>
                <w:sz w:val="18"/>
              </w:rPr>
              <w:t xml:space="preserve">Número de gestantes com pelo menos sete registros de medição de pressão arterial durante a gestação.</w:t>
            </w:r>
            <w:r>
              <w:br/>
              <w:br/>
            </w:r>
            <w:r>
              <w:rPr>
                <w:sz w:val="18"/>
              </w:rPr>
              <w:t xml:space="preserve">Número de gestantes com registro de dose de dTpa a partir da 20ª semana de gestação.</w:t>
            </w:r>
            <w:r>
              <w:br/>
              <w:br/>
            </w:r>
            <w:r>
              <w:rPr>
                <w:sz w:val="18"/>
              </w:rPr>
              <w:t xml:space="preserve">Número de gestantes com registro de testes rápidos ou exames para sífilis, HIV e hepatites B e C no primeiro trimestre da gestação.</w:t>
            </w:r>
            <w:r>
              <w:br/>
              <w:br/>
            </w:r>
            <w:r>
              <w:rPr>
                <w:sz w:val="18"/>
              </w:rPr>
              <w:t xml:space="preserve">Número de gestantes com registro de ao menos uma avaliação odontológica durante a gestação.</w:t>
            </w:r>
            <w:r>
              <w:br/>
              <w:br/>
            </w:r>
            <w:r>
              <w:rPr>
                <w:sz w:val="18"/>
              </w:rPr>
              <w:t xml:space="preserve">Número de bebês com primeira consulta presencial por profissional médico ou enfermeiro até o 30º dia de vida; população e janela temporal propostas para validação pela SMS.</w:t>
            </w:r>
            <w:r>
              <w:br/>
              <w:br/>
            </w:r>
            <w:r>
              <w:rPr>
                <w:sz w:val="18"/>
              </w:rPr>
              <w:t xml:space="preserve">Número de puérperas com consulta de acompanhamento pós-parto registrada; janela de acompanhamento a definir pela SMS.</w:t>
            </w:r>
          </w:p>
        </w:tc>
      </w:tr>
      <w:tr w:rsidR="00586260" w14:paraId="10616C72" w14:textId="77777777" w:rsidTr="00586260">
        <w:trPr>
          <w:cantSplit/>
        </w:trPr>
        <w:tc>
          <w:tcPr>
            <w:tcW w:w="1434" w:type="dxa"/>
          </w:tcPr>
          <w:p w14:paraId="10616C6F" w14:textId="77777777" w:rsidR="00586260" w:rsidRDefault="00000000">
            <w:pPr>
              <w:pStyle w:val="Compact"/>
              <w:keepNext/>
              <w:spacing w:before="0" w:after="40"/>
            </w:pPr>
            <w:r>
              <w:rPr>
                <w:sz w:val="18"/>
              </w:rPr>
              <w:t xml:space="preserve">A4.2 (p. 36)</w:t>
            </w:r>
          </w:p>
        </w:tc>
        <w:tc>
          <w:tcPr>
            <w:tcW w:w="5737" w:type="dxa"/>
          </w:tcPr>
          <w:p w14:paraId="10616C70" w14:textId="77777777" w:rsidR="00586260" w:rsidRDefault="00000000">
            <w:pPr>
              <w:pStyle w:val="Compact"/>
              <w:keepNext/>
              <w:spacing w:before="0" w:after="40"/>
            </w:pPr>
            <w:r>
              <w:rPr>
                <w:sz w:val="18"/>
              </w:rPr>
              <w:t xml:space="preserve">2. Racializar a atenção à saúde de gestantes, bebês e crianças com abordagem humanizada, antirracista e intersetorial.</w:t>
            </w:r>
          </w:p>
        </w:tc>
        <w:tc>
          <w:tcPr>
            <w:tcW w:w="7172" w:type="dxa"/>
          </w:tcPr>
          <w:p w14:paraId="10616C71" w14:textId="77777777" w:rsidR="00586260" w:rsidRDefault="00000000">
            <w:pPr>
              <w:pStyle w:val="Compact"/>
              <w:keepNext/>
              <w:spacing w:before="0" w:after="40"/>
            </w:pPr>
            <w:r>
              <w:rPr>
                <w:sz w:val="18"/>
              </w:rPr>
              <w:t xml:space="preserve">Percentual de profissionais da APS com formação em letramento racial e enfrentamento ao racismo institucional.</w:t>
            </w:r>
          </w:p>
        </w:tc>
      </w:tr>
      <w:tr w:rsidR="00586260" w14:paraId="10616C76" w14:textId="77777777" w:rsidTr="00586260">
        <w:trPr>
          <w:cantSplit/>
        </w:trPr>
        <w:tc>
          <w:tcPr>
            <w:tcW w:w="1434" w:type="dxa"/>
          </w:tcPr>
          <w:p w14:paraId="10616C73" w14:textId="77777777" w:rsidR="00586260" w:rsidRDefault="00000000">
            <w:pPr>
              <w:pStyle w:val="Compact"/>
              <w:keepNext/>
              <w:spacing w:before="0" w:after="40"/>
            </w:pPr>
            <w:r>
              <w:rPr>
                <w:sz w:val="18"/>
              </w:rPr>
              <w:t xml:space="preserve">A4.5 (p. 37)</w:t>
            </w:r>
          </w:p>
        </w:tc>
        <w:tc>
          <w:tcPr>
            <w:tcW w:w="5737" w:type="dxa"/>
          </w:tcPr>
          <w:p w14:paraId="10616C74" w14:textId="77777777" w:rsidR="00586260" w:rsidRDefault="00000000">
            <w:pPr>
              <w:pStyle w:val="Compact"/>
              <w:keepNext/>
              <w:spacing w:before="0" w:after="40"/>
            </w:pPr>
            <w:r>
              <w:rPr>
                <w:sz w:val="18"/>
              </w:rPr>
              <w:t xml:space="preserve">5. Assegurar imunização oportuna e equitativa, reduzindo desigualdades raciais e territoriais na cobertura vacinal da primeira infância.</w:t>
            </w:r>
          </w:p>
        </w:tc>
        <w:tc>
          <w:tcPr>
            <w:tcW w:w="7172" w:type="dxa"/>
          </w:tcPr>
          <w:p w14:paraId="10616C75" w14:textId="77777777" w:rsidR="00586260" w:rsidRDefault="00000000">
            <w:pPr>
              <w:pStyle w:val="Compact"/>
              <w:keepNext/>
              <w:spacing w:before="0" w:after="40"/>
            </w:pPr>
            <w:r>
              <w:rPr>
                <w:sz w:val="18"/>
              </w:rPr>
              <w:t xml:space="preserve">Cobertura vacinal completa, com recorte por raça/cor e território.</w:t>
            </w:r>
          </w:p>
        </w:tc>
      </w:tr>
    </w:tbl>
    <w:p w14:paraId="10616C77" w14:textId="77777777" w:rsidR="00586260" w:rsidRDefault="00000000">
      <w:pPr>
        <w:pStyle w:val="FirstParagraph"/>
      </w:pPr>
      <w:r>
        <w:rPr>
          <w:b/>
          <w:bCs/>
        </w:rPr>
        <w:t xml:space="preserve">Resultado esperado.</w:t>
      </w:r>
      <w:r>
        <w:t xml:space="preserve"> Acesso mais equitativo à creche, à pré-escola e ao cuidado desde a gestação, com redução de barreiras raciais e continuidade do acompanhamento de bebês e famílias.</w:t>
      </w:r>
    </w:p>
    <w:p w14:paraId="10616C78" w14:textId="77777777" w:rsidR="00586260" w:rsidRDefault="00000000">
      <w:pPr>
        <w:pStyle w:val="Ttulo3"/>
        <w:pageBreakBefore/>
      </w:pPr>
      <w:bookmarkStart w:id="39" w:name="_187fce9b7e443316d4e20068d7612238553333f"/>
      <w:bookmarkEnd w:id="37"/>
      <w:r>
        <w:t xml:space="preserve">8.2. Eixo 2 — Proteção</w:t>
      </w:r>
    </w:p>
    <w:p w14:paraId="10616C79" w14:textId="77777777" w:rsidR="00586260" w:rsidRDefault="00000000">
      <w:pPr>
        <w:pStyle w:val="FirstParagraph"/>
      </w:pPr>
      <w:r>
        <w:rPr>
          <w:b/>
          <w:bCs/>
        </w:rPr>
        <w:t xml:space="preserve">Escopo e objetivo geral.</w:t>
      </w:r>
      <w:r>
        <w:t xml:space="preserve"> A prevenção e a resposta às violências exigem continuidade do cuidado, articulação entre serviços e enfrentamento do racismo institucional. A desigualdade que o eixo enfrenta é a concentração das violências, inclusive obstétrica e institucional, sobre crianças e mães negras, e a fragilidade da resposta depois da notificação. Seu objetivo geral é que as violências contra gestantes, bebês e crianças pequenas sejam reconhecidas cedo e respondidas de forma articulada, sem revitimização, com a proteção acompanhada até o seu desfecho. Os objetivos preservam a atuação da educação, da saúde, da assistência social, do Conselho Tutelar, do sistema de justiça e das organizações comunitárias descrita no original.</w:t>
      </w:r>
    </w:p>
    <w:p w14:paraId="10616C7A" w14:textId="77777777" w:rsidR="00586260" w:rsidRDefault="00000000">
      <w:pPr>
        <w:pStyle w:val="Corpodetexto"/>
      </w:pPr>
      <w:r>
        <w:rPr>
          <w:b/>
          <w:bCs/>
        </w:rPr>
        <w:t xml:space="preserve">Fundamentação de origem.</w:t>
      </w:r>
      <w:r>
        <w:t xml:space="preserve"> O documento de origem afirmava que a prevenção e a proteção frente às violências contra crianças exigem resposta intersetorial, territorializada e antirracista, porque na primeira infância as violências físicas, psicológicas, sexuais, institucionais e as negligências produzem impactos profundos e duradouros, sobretudo quando se combinam com racismo, pobreza e barreiras de acesso a serviços. Propunha fortalecer práticas, fluxos, protocolos e arranjos de governança capazes de prevenir violências, reduzir a revitimização e assegurar resposta coordenada entre saúde, educação, assistência social, cultura, direitos humanos e demais áreas, com monitoramento público das desigualdades raciais associadas às violências. Do eixo de saúde vinha o compromisso de prevenir e enfrentar a violência institucional e obstétrica. Esses textos estão integralmente preservados no Anexo A.</w:t>
      </w:r>
    </w:p>
    <w:p w14:paraId="10616C7B" w14:textId="77777777" w:rsidR="00586260" w:rsidRDefault="00000000">
      <w:pPr>
        <w:pStyle w:val="Corpodetexto"/>
      </w:pPr>
      <w:r>
        <w:rPr>
          <w:b/>
          <w:bCs/>
        </w:rPr>
        <w:t xml:space="preserve">Situação atual.</w:t>
      </w:r>
      <w:r>
        <w:t xml:space="preserve"> Em 2025, 2.301 notificações de violência no SINAN referiam-se a crianças com menos de cinco anos, 622 delas de menores de um ano. No conjunto de até nove anos, a residência é o local de 75% das ocorrências, a negligência está presente em 61% dos registros e a população negra responde por 73% das notificações. Em 2024, a razão de mortalidade materna entre mulheres pretas foi de 123,7 por 100 mil nascidos vivos, mais de seis vezes a das mulheres brancas. A violência armada interrompe creches, consultas e visitas domiciliares nos territórios mais afetados. Os dados e suas fontes estão nas seções 4.2 e 4.5.</w:t>
      </w:r>
    </w:p>
    <w:p w14:paraId="10616C7C" w14:textId="77777777" w:rsidR="00586260" w:rsidRDefault="00000000">
      <w:pPr>
        <w:pStyle w:val="Corpodetexto"/>
      </w:pPr>
      <w:r>
        <w:rPr>
          <w:b/>
          <w:bCs/>
        </w:rPr>
        <w:t xml:space="preserve">Resposta pública de referência.</w:t>
      </w:r>
      <w:r>
        <w:t xml:space="preserve"> A rede descrita no original reúne saúde, educação, assistência social, Conselho Tutelar e sistema de justiça. Na saúde, a </w:t>
      </w:r>
      <w:hyperlink r:id="rId33">
        <w:r>
          <w:rPr>
            <w:rStyle w:val="Hyperlink"/>
          </w:rPr>
          <w:t xml:space="preserve">SMS</w:t>
        </w:r>
      </w:hyperlink>
      <w:r>
        <w:t xml:space="preserve"> inclui a prevenção da violência e o acompanhamento das crianças e famílias entre as ações da atenção primária. Na assistência, o </w:t>
      </w:r>
      <w:hyperlink r:id="rId34">
        <w:r>
          <w:rPr>
            <w:rStyle w:val="Hyperlink"/>
          </w:rPr>
          <w:t xml:space="preserve">PAEFI, ofertado nos CREAS</w:t>
        </w:r>
      </w:hyperlink>
      <w:r>
        <w:t xml:space="preserve">, oferece acompanhamento especializado diante de violações de direitos. Essas respostas complementam a notificação no SINAN e a escuta especializada prevista na Lei nº 13.431/2017. A existência dos serviços não demonstra, por si, a continuidade dos encaminhamentos ou a qualidade da resposta antirracista para crianças pequenas.</w:t>
      </w:r>
    </w:p>
    <w:p w14:paraId="10616C7D" w14:textId="77777777" w:rsidR="00586260" w:rsidRDefault="00000000">
      <w:pPr>
        <w:pStyle w:val="Corpodetexto"/>
      </w:pPr>
      <w:r>
        <w:rPr>
          <w:b/>
          <w:bCs/>
        </w:rPr>
        <w:t xml:space="preserve">Desafios prioritários.</w:t>
      </w:r>
      <w:r>
        <w:t xml:space="preserve"> Registrar idade simples e reduzir a raça/cor ignorada nas notificações de crianças pequenas. Acompanhar o que acontece depois da notificação, com retorno a quem comunicou. Enfrentar a violência obstétrica e as mortes maternas evitáveis com recorte racial. Registrar as interrupções de serviço causadas pela violência armada e as estratégias de retomada.</w:t>
      </w:r>
    </w:p>
    <w:p w14:paraId="10616C7E" w14:textId="77777777" w:rsidR="00586260" w:rsidRDefault="00000000">
      <w:pPr>
        <w:pStyle w:val="Corpodetexto"/>
      </w:pPr>
      <w:r>
        <w:rPr>
          <w:b/>
          <w:bCs/>
        </w:rPr>
        <w:t xml:space="preserve">Caminhos de intervenção.</w:t>
      </w:r>
      <w:r>
        <w:t xml:space="preserve"> A primeira via é tratar a notificação como início de um percurso: propõe-se identificar, nos fluxos de proteção, a referência responsável pelo acompanhamento de cada caso, as formas de retorno entre serviços e o registro dos encaminhamentos e desfechos, com idade simples e raça/cor preenchidas, respeitando as atribuições de cada órgão e a proteção das informações. A segunda é levar os protocolos intersetoriais para onde a criança já está, na creche, na clínica da família e na visita domiciliar, com a orientação de que bebês e crianças pequenas não precisam relatar a violência para serem protegidos. A aplicação dos protocolos deve considerar suas formas verbais e não verbais de expressão, a observação profissional e as informações de cuidadores protetivos, sem substituir a perspectiva da criança pela do adulto. A terceira é a discussão intersetorial dos casos que a exigirem, entre os serviços pertinentes de saúde, assistência, educação e Conselho Tutelar, preservadas as competências decisórias e o acesso apenas às informações necessárias ao cuidado e à proteção. A quarta é o enfrentamento da violência obstétrica e das mortes maternas evitáveis com recorte racial nos comitês de mortalidade e nas maternidades de referência. A quinta é o registro das interrupções de serviço por violência armada e das estratégias de retomada, para que a continuidade do cuidado nesses territórios se torne mensurável.</w:t>
      </w:r>
    </w:p>
    <w:p w14:paraId="10616C7F" w14:textId="77777777" w:rsidR="00586260" w:rsidRDefault="00000000">
      <w:pPr>
        <w:pStyle w:val="Corpodetexto"/>
        <w:keepNext/>
        <w:pageBreakBefore/>
      </w:pPr>
      <w:r>
        <w:rPr>
          <w:b/>
          <w:bCs/>
        </w:rPr>
        <w:t xml:space="preserve">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C83"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C80" w14:textId="77777777" w:rsidR="00586260" w:rsidRDefault="00000000">
            <w:pPr>
              <w:pStyle w:val="Compact"/>
              <w:keepNext/>
              <w:spacing w:before="0" w:after="40"/>
            </w:pPr>
            <w:r>
              <w:rPr>
                <w:b/>
                <w:sz w:val="18"/>
              </w:rPr>
              <w:t xml:space="preserve">ID de origem</w:t>
            </w:r>
          </w:p>
        </w:tc>
        <w:tc>
          <w:tcPr>
            <w:tcW w:w="5737" w:type="dxa"/>
            <w:shd w:val="clear" w:color="auto" w:fill="E8EEF2"/>
          </w:tcPr>
          <w:p w14:paraId="10616C81" w14:textId="77777777" w:rsidR="00586260" w:rsidRDefault="00000000">
            <w:pPr>
              <w:pStyle w:val="Compact"/>
              <w:keepNext/>
              <w:spacing w:before="0" w:after="40"/>
            </w:pPr>
            <w:r>
              <w:rPr>
                <w:b/>
                <w:sz w:val="18"/>
              </w:rPr>
              <w:t xml:space="preserve">Objetivo estratégico</w:t>
            </w:r>
          </w:p>
        </w:tc>
        <w:tc>
          <w:tcPr>
            <w:tcW w:w="7172" w:type="dxa"/>
            <w:shd w:val="clear" w:color="auto" w:fill="E8EEF2"/>
          </w:tcPr>
          <w:p w14:paraId="10616C82" w14:textId="77777777" w:rsidR="00586260" w:rsidRDefault="00000000">
            <w:pPr>
              <w:pStyle w:val="Compact"/>
              <w:keepNext/>
              <w:spacing w:before="0" w:after="40"/>
            </w:pPr>
            <w:r>
              <w:rPr>
                <w:b/>
                <w:sz w:val="18"/>
              </w:rPr>
              <w:t xml:space="preserve">Indicadores propostos</w:t>
            </w:r>
          </w:p>
        </w:tc>
      </w:tr>
      <w:tr w:rsidR="00586260" w14:paraId="10616C87" w14:textId="77777777" w:rsidTr="00586260">
        <w:trPr>
          <w:cantSplit/>
        </w:trPr>
        <w:tc>
          <w:tcPr>
            <w:tcW w:w="1434" w:type="dxa"/>
          </w:tcPr>
          <w:p w14:paraId="10616C84" w14:textId="77777777" w:rsidR="00586260" w:rsidRDefault="00000000">
            <w:pPr>
              <w:pStyle w:val="Compact"/>
              <w:keepNext/>
              <w:spacing w:before="0" w:after="40"/>
            </w:pPr>
            <w:r>
              <w:rPr>
                <w:sz w:val="18"/>
              </w:rPr>
              <w:t xml:space="preserve">A3.6 (p. 33)</w:t>
            </w:r>
          </w:p>
        </w:tc>
        <w:tc>
          <w:tcPr>
            <w:tcW w:w="5737" w:type="dxa"/>
          </w:tcPr>
          <w:p w14:paraId="10616C85" w14:textId="77777777" w:rsidR="00586260" w:rsidRDefault="00000000">
            <w:pPr>
              <w:pStyle w:val="Compact"/>
              <w:keepNext/>
              <w:spacing w:before="0" w:after="40"/>
            </w:pPr>
            <w:r>
              <w:rPr>
                <w:sz w:val="18"/>
              </w:rPr>
              <w:t xml:space="preserve">6. Promover formação contínua de profissionais em cuidado integral, proteção, letramento racial, identificação e enfrentamento de violências.</w:t>
            </w:r>
          </w:p>
        </w:tc>
        <w:tc>
          <w:tcPr>
            <w:tcW w:w="7172" w:type="dxa"/>
          </w:tcPr>
          <w:p w14:paraId="10616C86" w14:textId="77777777" w:rsidR="00586260" w:rsidRDefault="00000000">
            <w:pPr>
              <w:pStyle w:val="Compact"/>
              <w:keepNext/>
              <w:spacing w:before="0" w:after="40"/>
            </w:pPr>
            <w:r>
              <w:rPr>
                <w:sz w:val="18"/>
              </w:rPr>
              <w:t xml:space="preserve">Percentual de unidades com protocolos institucionais de prevenção e enfrentamento ao racismo e outras violências implementados.</w:t>
            </w:r>
          </w:p>
        </w:tc>
      </w:tr>
      <w:tr w:rsidR="00586260" w14:paraId="10616C8B" w14:textId="77777777" w:rsidTr="00586260">
        <w:trPr>
          <w:cantSplit/>
        </w:trPr>
        <w:tc>
          <w:tcPr>
            <w:tcW w:w="1434" w:type="dxa"/>
          </w:tcPr>
          <w:p w14:paraId="10616C88" w14:textId="77777777" w:rsidR="00586260" w:rsidRDefault="00000000">
            <w:pPr>
              <w:pStyle w:val="Compact"/>
              <w:keepNext/>
              <w:spacing w:before="0" w:after="40"/>
            </w:pPr>
            <w:r>
              <w:rPr>
                <w:sz w:val="18"/>
              </w:rPr>
              <w:t xml:space="preserve">A4.7 (p. 37)</w:t>
            </w:r>
          </w:p>
        </w:tc>
        <w:tc>
          <w:tcPr>
            <w:tcW w:w="5737" w:type="dxa"/>
          </w:tcPr>
          <w:p w14:paraId="10616C89" w14:textId="77777777" w:rsidR="00586260" w:rsidRDefault="00000000">
            <w:pPr>
              <w:pStyle w:val="Compact"/>
              <w:keepNext/>
              <w:spacing w:before="0" w:after="40"/>
            </w:pPr>
            <w:r>
              <w:rPr>
                <w:sz w:val="18"/>
              </w:rPr>
              <w:t xml:space="preserve">7. Proteger gestantes, bebês e crianças da violência institucional e obstétrica, com ênfase no enfrentamento ao racismo institucional e na redução de mortes evitáveis.</w:t>
            </w:r>
          </w:p>
        </w:tc>
        <w:tc>
          <w:tcPr>
            <w:tcW w:w="7172" w:type="dxa"/>
          </w:tcPr>
          <w:p w14:paraId="10616C8A" w14:textId="77777777" w:rsidR="00586260" w:rsidRDefault="00000000">
            <w:pPr>
              <w:pStyle w:val="Compact"/>
              <w:keepNext/>
              <w:spacing w:before="0" w:after="40"/>
            </w:pPr>
            <w:r>
              <w:rPr>
                <w:sz w:val="18"/>
              </w:rPr>
              <w:t xml:space="preserve">Percentual de profissionais de saúde com formação em enfrentamento ao racismo institucional e prevenção de violência obstétrica.</w:t>
            </w:r>
          </w:p>
        </w:tc>
      </w:tr>
      <w:tr w:rsidR="00586260" w14:paraId="10616C8F" w14:textId="77777777" w:rsidTr="00586260">
        <w:trPr>
          <w:cantSplit/>
        </w:trPr>
        <w:tc>
          <w:tcPr>
            <w:tcW w:w="1434" w:type="dxa"/>
          </w:tcPr>
          <w:p w14:paraId="10616C8C" w14:textId="77777777" w:rsidR="00586260" w:rsidRDefault="00000000">
            <w:pPr>
              <w:pStyle w:val="Compact"/>
              <w:keepNext/>
              <w:spacing w:before="0" w:after="40"/>
            </w:pPr>
            <w:r>
              <w:rPr>
                <w:sz w:val="18"/>
              </w:rPr>
              <w:t xml:space="preserve">A6.1 (p. 41)</w:t>
            </w:r>
          </w:p>
        </w:tc>
        <w:tc>
          <w:tcPr>
            <w:tcW w:w="5737" w:type="dxa"/>
          </w:tcPr>
          <w:p w14:paraId="10616C8D" w14:textId="77777777" w:rsidR="00586260" w:rsidRDefault="00000000">
            <w:pPr>
              <w:pStyle w:val="Compact"/>
              <w:keepNext/>
              <w:spacing w:before="0" w:after="40"/>
            </w:pPr>
            <w:r>
              <w:rPr>
                <w:sz w:val="18"/>
              </w:rPr>
              <w:t xml:space="preserve">Institucionalizar protocolos e fluxos intersetoriais de prevenção e resposta às violências contra crianças na primeira infância, com abordagem antirracista e prevenção da revitimização.</w:t>
            </w:r>
          </w:p>
        </w:tc>
        <w:tc>
          <w:tcPr>
            <w:tcW w:w="7172" w:type="dxa"/>
          </w:tcPr>
          <w:p w14:paraId="10616C8E" w14:textId="77777777" w:rsidR="00586260" w:rsidRDefault="00000000">
            <w:pPr>
              <w:pStyle w:val="Compact"/>
              <w:keepNext/>
              <w:spacing w:before="0" w:after="40"/>
            </w:pPr>
            <w:r>
              <w:rPr>
                <w:sz w:val="18"/>
              </w:rPr>
              <w:t xml:space="preserve">Proporção de unidades abrangidas pelo PMPIA com protocolos e fluxos intersetoriais de prevenção e resposta às violências implementados, segundo critérios documentados de implementação e abordagem antirracista, a pactuar por setor.</w:t>
            </w:r>
          </w:p>
        </w:tc>
      </w:tr>
      <w:tr w:rsidR="00586260" w14:paraId="10616C93" w14:textId="77777777" w:rsidTr="00586260">
        <w:trPr>
          <w:cantSplit/>
        </w:trPr>
        <w:tc>
          <w:tcPr>
            <w:tcW w:w="1434" w:type="dxa"/>
          </w:tcPr>
          <w:p w14:paraId="10616C90" w14:textId="77777777" w:rsidR="00586260" w:rsidRDefault="00000000">
            <w:pPr>
              <w:pStyle w:val="Compact"/>
              <w:keepNext/>
              <w:spacing w:before="0" w:after="40"/>
            </w:pPr>
            <w:r>
              <w:rPr>
                <w:sz w:val="18"/>
              </w:rPr>
              <w:t xml:space="preserve">A6.2 (p. 41)</w:t>
            </w:r>
          </w:p>
        </w:tc>
        <w:tc>
          <w:tcPr>
            <w:tcW w:w="5737" w:type="dxa"/>
          </w:tcPr>
          <w:p w14:paraId="10616C91" w14:textId="77777777" w:rsidR="00586260" w:rsidRDefault="00000000">
            <w:pPr>
              <w:pStyle w:val="Compact"/>
              <w:keepNext/>
              <w:spacing w:before="0" w:after="40"/>
            </w:pPr>
            <w:r>
              <w:rPr>
                <w:sz w:val="18"/>
              </w:rPr>
              <w:t xml:space="preserve">2. Fortalecer a formação continuada de profissionais da saúde, educação, assistência social, cultura, esporte e lazer, bem como de atores do Sistema de Garantia de Direitos, incluindo Conselho Tutelar, sistema de justiça, organizações comunitárias e demais integrantes da rede de proteção, para identificar, notificar, encaminhar, monitorar e acompanhar situações de violência na primeira infância, com abordagem antirracista, intersetorial e territorializada, promovendo fluxos integrados de proteção, construção de boas práticas e respostas articuladas de cuidado integral</w:t>
            </w:r>
          </w:p>
        </w:tc>
        <w:tc>
          <w:tcPr>
            <w:tcW w:w="7172" w:type="dxa"/>
          </w:tcPr>
          <w:p w14:paraId="10616C92" w14:textId="77777777" w:rsidR="00586260" w:rsidRDefault="00000000">
            <w:pPr>
              <w:pStyle w:val="Compact"/>
              <w:keepNext/>
              <w:spacing w:before="0" w:after="40"/>
            </w:pPr>
            <w:r>
              <w:rPr>
                <w:sz w:val="18"/>
              </w:rPr>
              <w:t xml:space="preserve">Percentual de profissionais formados em Escuta Protegida e letramento racial.</w:t>
            </w:r>
            <w:r>
              <w:br/>
              <w:br/>
            </w:r>
            <w:r>
              <w:rPr>
                <w:sz w:val="18"/>
              </w:rPr>
              <w:t xml:space="preserve">Percentual de notificações com preenchimento completo (raça/cor, sexo, idade e território).</w:t>
            </w:r>
          </w:p>
        </w:tc>
      </w:tr>
      <w:tr w:rsidR="00586260" w14:paraId="10616C97" w14:textId="77777777" w:rsidTr="00586260">
        <w:trPr>
          <w:cantSplit/>
        </w:trPr>
        <w:tc>
          <w:tcPr>
            <w:tcW w:w="1434" w:type="dxa"/>
          </w:tcPr>
          <w:p w14:paraId="10616C94" w14:textId="77777777" w:rsidR="00586260" w:rsidRDefault="00000000">
            <w:pPr>
              <w:pStyle w:val="Compact"/>
              <w:keepNext/>
              <w:spacing w:before="0" w:after="40"/>
            </w:pPr>
            <w:r>
              <w:rPr>
                <w:sz w:val="18"/>
              </w:rPr>
              <w:t xml:space="preserve">A6.3 (p. 42)</w:t>
            </w:r>
          </w:p>
        </w:tc>
        <w:tc>
          <w:tcPr>
            <w:tcW w:w="5737" w:type="dxa"/>
          </w:tcPr>
          <w:p w14:paraId="10616C95" w14:textId="77777777" w:rsidR="00586260" w:rsidRDefault="00000000">
            <w:pPr>
              <w:pStyle w:val="Compact"/>
              <w:keepNext/>
              <w:spacing w:before="0" w:after="40"/>
            </w:pPr>
            <w:r>
              <w:rPr>
                <w:sz w:val="18"/>
              </w:rPr>
              <w:t xml:space="preserve">3. Garantir acompanhamento qualificado e intersetorial dos casos, evitando revitimização.</w:t>
            </w:r>
          </w:p>
        </w:tc>
        <w:tc>
          <w:tcPr>
            <w:tcW w:w="7172" w:type="dxa"/>
          </w:tcPr>
          <w:p w14:paraId="10616C96" w14:textId="77777777" w:rsidR="00586260" w:rsidRDefault="00000000">
            <w:pPr>
              <w:pStyle w:val="Compact"/>
              <w:keepNext/>
              <w:spacing w:before="0" w:after="40"/>
            </w:pPr>
            <w:r>
              <w:rPr>
                <w:sz w:val="18"/>
              </w:rPr>
              <w:t xml:space="preserve">Percentual de casos registrados com plano de acompanhamento intersetorial definido.</w:t>
            </w:r>
          </w:p>
        </w:tc>
      </w:tr>
      <w:tr w:rsidR="00586260" w14:paraId="10616C9B" w14:textId="77777777" w:rsidTr="00586260">
        <w:trPr>
          <w:cantSplit/>
        </w:trPr>
        <w:tc>
          <w:tcPr>
            <w:tcW w:w="1434" w:type="dxa"/>
          </w:tcPr>
          <w:p w14:paraId="10616C98" w14:textId="77777777" w:rsidR="00586260" w:rsidRDefault="00000000">
            <w:pPr>
              <w:pStyle w:val="Compact"/>
              <w:keepNext/>
              <w:spacing w:before="0" w:after="40"/>
            </w:pPr>
            <w:r>
              <w:rPr>
                <w:sz w:val="18"/>
              </w:rPr>
              <w:t xml:space="preserve">A6.4 (p. 42)</w:t>
            </w:r>
          </w:p>
        </w:tc>
        <w:tc>
          <w:tcPr>
            <w:tcW w:w="5737" w:type="dxa"/>
          </w:tcPr>
          <w:p w14:paraId="10616C99" w14:textId="77777777" w:rsidR="00586260" w:rsidRDefault="00000000">
            <w:pPr>
              <w:pStyle w:val="Compact"/>
              <w:keepNext/>
              <w:spacing w:before="0" w:after="40"/>
            </w:pPr>
            <w:r>
              <w:rPr>
                <w:sz w:val="18"/>
              </w:rPr>
              <w:t xml:space="preserve">4. Institucionalizar o monitoramento público das desigualdades raciais associadas ao impacto das violências sobre crianças negras.</w:t>
            </w:r>
          </w:p>
        </w:tc>
        <w:tc>
          <w:tcPr>
            <w:tcW w:w="7172" w:type="dxa"/>
          </w:tcPr>
          <w:p w14:paraId="10616C9A" w14:textId="77777777" w:rsidR="00586260" w:rsidRDefault="00000000">
            <w:pPr>
              <w:pStyle w:val="Compact"/>
              <w:keepNext/>
              <w:spacing w:before="0" w:after="40"/>
            </w:pPr>
            <w:r>
              <w:rPr>
                <w:sz w:val="18"/>
              </w:rPr>
              <w:t xml:space="preserve">Número de notificações de violências registradas na rede intersetorial contra crianças de 0 a 6 anos, por raça/cor e território.</w:t>
            </w:r>
            <w:r>
              <w:br/>
              <w:br/>
            </w:r>
            <w:r>
              <w:rPr>
                <w:sz w:val="18"/>
              </w:rPr>
              <w:t xml:space="preserve">Percentual de notificações de violências registradas na rede intersetorial contra crianças de 0 a 6 anos por raça/cor.</w:t>
            </w:r>
            <w:r>
              <w:br/>
              <w:br/>
            </w:r>
            <w:r>
              <w:rPr>
                <w:sz w:val="18"/>
              </w:rPr>
              <w:t xml:space="preserve">Quantidade de boletins periódicos de monitoramento publicados.</w:t>
            </w:r>
          </w:p>
        </w:tc>
      </w:tr>
    </w:tbl>
    <w:p w14:paraId="10616C9C" w14:textId="77777777" w:rsidR="00586260" w:rsidRDefault="00000000">
      <w:pPr>
        <w:pStyle w:val="FirstParagraph"/>
      </w:pPr>
      <w:r>
        <w:rPr>
          <w:b/>
          <w:bCs/>
        </w:rPr>
        <w:t xml:space="preserve">Resultado esperado.</w:t>
      </w:r>
      <w:r>
        <w:t xml:space="preserve"> Reconhecimento oportuno das violências e resposta articulada às crianças pequenas, com continuidade da proteção, enfrentamento ao racismo e prevenção da revitimização.</w:t>
      </w:r>
    </w:p>
    <w:p w14:paraId="10616C9D" w14:textId="77777777" w:rsidR="00586260" w:rsidRDefault="00000000">
      <w:pPr>
        <w:pStyle w:val="Ttulo3"/>
        <w:pageBreakBefore/>
      </w:pPr>
      <w:bookmarkStart w:id="40" w:name="_89450ca2607530cf302a25301e23151ed27d492"/>
      <w:bookmarkEnd w:id="39"/>
      <w:r>
        <w:t xml:space="preserve">8.3. Eixo 3 — Alimentação</w:t>
      </w:r>
    </w:p>
    <w:p w14:paraId="10616C9E" w14:textId="77777777" w:rsidR="00586260" w:rsidRDefault="00000000">
      <w:pPr>
        <w:pStyle w:val="FirstParagraph"/>
      </w:pPr>
      <w:r>
        <w:rPr>
          <w:b/>
          <w:bCs/>
        </w:rPr>
        <w:t xml:space="preserve">Escopo e objetivo geral.</w:t>
      </w:r>
      <w:r>
        <w:t xml:space="preserve"> A segurança alimentar e nutricional é tratada com foco nas desigualdades raciais e territoriais. O eixo busca enfrentar as barreiras raciais e territoriais à alimentação adequada nos primeiros anos. A magnitude dessas diferenças no município ainda precisa ser caracterizada, conforme os limites do diagnóstico. Seu objetivo geral é que as crianças pequenas negras e suas famílias tenham acompanhamento nutricional e condições de alimentação adequadas, com a diferença racial e territorial medida e reduzida. O acompanhamento nutricional é uma dimensão dessa resposta, e o indicador de participação no SISVAN, preservado abaixo, não mede sozinho a garantia de alimentação adequada ou a insegurança alimentar familiar.</w:t>
      </w:r>
    </w:p>
    <w:p w14:paraId="10616C9F" w14:textId="77777777" w:rsidR="00586260" w:rsidRDefault="00000000">
      <w:pPr>
        <w:pStyle w:val="Corpodetexto"/>
      </w:pPr>
      <w:r>
        <w:rPr>
          <w:b/>
          <w:bCs/>
        </w:rPr>
        <w:t xml:space="preserve">Fundamentação de origem.</w:t>
      </w:r>
      <w:r>
        <w:t xml:space="preserve"> No documento de origem, a alimentação integrava o eixo de saúde, que propunha ampliar a promoção da alimentação adequada e o acompanhamento do desenvolvimento infantil, com práticas racializadas e monitoramento de indicadores por raça/cor e território. Com o decreto municipal, a alimentação passa a ter eixo próprio, e esta revisão preserva o objetivo e o indicador originais nessa nova posição. O texto de origem está integralmente preservado no Anexo A.</w:t>
      </w:r>
    </w:p>
    <w:p w14:paraId="10616CA0" w14:textId="77777777" w:rsidR="00586260" w:rsidRDefault="00000000">
      <w:pPr>
        <w:pStyle w:val="Corpodetexto"/>
      </w:pPr>
      <w:r>
        <w:rPr>
          <w:b/>
          <w:bCs/>
        </w:rPr>
        <w:t xml:space="preserve">Situação atual.</w:t>
      </w:r>
      <w:r>
        <w:t xml:space="preserve"> As séries do SISVAN disponibilizadas pelo IPP contêm inconsistências entre contagens e percentuais e não foram adotadas como linha de base. Não há, na minuta, dado municipal de insegurança alimentar em famílias com crianças pequenas por raça/cor. A seção 4.6 registra o que precisa ser produzido.</w:t>
      </w:r>
    </w:p>
    <w:p w14:paraId="10616CA1" w14:textId="77777777" w:rsidR="00586260" w:rsidRDefault="00000000">
      <w:pPr>
        <w:pStyle w:val="Corpodetexto"/>
      </w:pPr>
      <w:r>
        <w:rPr>
          <w:b/>
          <w:bCs/>
        </w:rPr>
        <w:t xml:space="preserve">Resposta pública de referência.</w:t>
      </w:r>
      <w:r>
        <w:t xml:space="preserve"> O Cartão da Primeira Infância Carioca foi vinculado a este eixo pelo Decreto Rio nº 58.651/2026. A </w:t>
      </w:r>
      <w:hyperlink r:id="rId35">
        <w:r>
          <w:rPr>
            <w:rStyle w:val="Hyperlink"/>
          </w:rPr>
          <w:t xml:space="preserve">SMAS</w:t>
        </w:r>
      </w:hyperlink>
      <w:r>
        <w:t xml:space="preserve"> informa que o benefício atende famílias elegíveis com crianças de 0 a 4 anos, selecionadas pelo Cadastro Único e sujeitas a critérios de renda e de não recebimento do Bolsa Família. Seu público não corresponde a todas as crianças de 0 a 6 anos. Na saúde, a </w:t>
      </w:r>
      <w:hyperlink r:id="rId36">
        <w:r>
          <w:rPr>
            <w:rStyle w:val="Hyperlink"/>
          </w:rPr>
          <w:t xml:space="preserve">SMS</w:t>
        </w:r>
      </w:hyperlink>
      <w:r>
        <w:t xml:space="preserve"> documenta apoio ao aleitamento e à alimentação saudável, além do acompanhamento do crescimento. O registro no SISVAN permite observar uma dimensão desse acompanhamento, sem demonstrar sozinho segurança alimentar ou cobertura equitativa.</w:t>
      </w:r>
    </w:p>
    <w:p w14:paraId="10616CA2" w14:textId="77777777" w:rsidR="00586260" w:rsidRDefault="00000000">
      <w:pPr>
        <w:pStyle w:val="Corpodetexto"/>
      </w:pPr>
      <w:r>
        <w:rPr>
          <w:b/>
          <w:bCs/>
        </w:rPr>
        <w:t xml:space="preserve">Desafios prioritários.</w:t>
      </w:r>
      <w:r>
        <w:t xml:space="preserve"> Separar cobertura do acompanhamento, estado nutricional e insegurança alimentar familiar, que respondem a perguntas distintas. Obter da SMS extração que distinga os dois primeiros anos de vida das demais idades, informe raça/cor e não some sobrepeso e obesidade sob um único rótulo.</w:t>
      </w:r>
    </w:p>
    <w:p w14:paraId="10616CA3" w14:textId="77777777" w:rsidR="00586260" w:rsidRDefault="00000000">
      <w:pPr>
        <w:pStyle w:val="Corpodetexto"/>
      </w:pPr>
      <w:r>
        <w:rPr>
          <w:b/>
          <w:bCs/>
        </w:rPr>
        <w:t xml:space="preserve">Caminhos de intervenção.</w:t>
      </w:r>
      <w:r>
        <w:t xml:space="preserve"> A primeira via é distinguir, na análise das fontes disponíveis, a cobertura do acompanhamento nutricional, o estado nutricional e a insegurança alimentar da família, sem pressupor que os três componentes estejam registrados na atenção primária, para que cada um seja lido com a pergunta certa e com raça/cor e idade explicitadas, distinguindo os dois primeiros anos de vida das demais idades. A segunda é articular o Cartão da Primeira Infância Carioca, que atende famílias cadastradas com crianças de 0 a 4 anos, ao acompanhamento nutricional da criança e ao apoio ao aleitamento, buscando aproximar o benefício e o cuidado nas famílias elegíveis, sem criar nova condição de acesso ao benefício. A terceira é o olhar racial sobre a alimentação escolar e o apoio às famílias nas unidades de educação infantil, em articulação com a estratégia transversal de educação infantil antirracista. Os caminhos apoiam-se em serviços existentes e não definem valores, públicos novos ou prazos.</w:t>
      </w:r>
    </w:p>
    <w:p w14:paraId="10616CA4" w14:textId="77777777" w:rsidR="00586260" w:rsidRDefault="00000000">
      <w:pPr>
        <w:pStyle w:val="Corpodetexto"/>
        <w:keepNext/>
        <w:pageBreakBefore/>
      </w:pPr>
      <w:r>
        <w:rPr>
          <w:b/>
          <w:bCs/>
        </w:rPr>
        <w:t xml:space="preserve">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CA8"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CA5" w14:textId="77777777" w:rsidR="00586260" w:rsidRDefault="00000000">
            <w:pPr>
              <w:pStyle w:val="Compact"/>
              <w:keepNext/>
              <w:spacing w:before="0" w:after="40"/>
            </w:pPr>
            <w:r>
              <w:rPr>
                <w:b/>
                <w:sz w:val="18"/>
              </w:rPr>
              <w:t xml:space="preserve">ID de origem</w:t>
            </w:r>
          </w:p>
        </w:tc>
        <w:tc>
          <w:tcPr>
            <w:tcW w:w="5737" w:type="dxa"/>
            <w:shd w:val="clear" w:color="auto" w:fill="E8EEF2"/>
          </w:tcPr>
          <w:p w14:paraId="10616CA6" w14:textId="77777777" w:rsidR="00586260" w:rsidRDefault="00000000">
            <w:pPr>
              <w:pStyle w:val="Compact"/>
              <w:keepNext/>
              <w:spacing w:before="0" w:after="40"/>
            </w:pPr>
            <w:r>
              <w:rPr>
                <w:b/>
                <w:sz w:val="18"/>
              </w:rPr>
              <w:t xml:space="preserve">Objetivo estratégico</w:t>
            </w:r>
          </w:p>
        </w:tc>
        <w:tc>
          <w:tcPr>
            <w:tcW w:w="7172" w:type="dxa"/>
            <w:shd w:val="clear" w:color="auto" w:fill="E8EEF2"/>
          </w:tcPr>
          <w:p w14:paraId="10616CA7" w14:textId="77777777" w:rsidR="00586260" w:rsidRDefault="00000000">
            <w:pPr>
              <w:pStyle w:val="Compact"/>
              <w:keepNext/>
              <w:spacing w:before="0" w:after="40"/>
            </w:pPr>
            <w:r>
              <w:rPr>
                <w:b/>
                <w:sz w:val="18"/>
              </w:rPr>
              <w:t xml:space="preserve">Indicadores propostos</w:t>
            </w:r>
          </w:p>
        </w:tc>
      </w:tr>
      <w:tr w:rsidR="00586260" w14:paraId="10616CAC" w14:textId="77777777" w:rsidTr="00586260">
        <w:trPr>
          <w:cantSplit/>
        </w:trPr>
        <w:tc>
          <w:tcPr>
            <w:tcW w:w="1434" w:type="dxa"/>
          </w:tcPr>
          <w:p w14:paraId="10616CA9" w14:textId="77777777" w:rsidR="00586260" w:rsidRDefault="00000000">
            <w:pPr>
              <w:pStyle w:val="Compact"/>
              <w:keepNext/>
              <w:spacing w:before="0" w:after="40"/>
            </w:pPr>
            <w:r>
              <w:rPr>
                <w:sz w:val="18"/>
              </w:rPr>
              <w:t xml:space="preserve">A4.6 (p. 37)</w:t>
            </w:r>
          </w:p>
        </w:tc>
        <w:tc>
          <w:tcPr>
            <w:tcW w:w="5737" w:type="dxa"/>
          </w:tcPr>
          <w:p w14:paraId="10616CAA" w14:textId="77777777" w:rsidR="00586260" w:rsidRDefault="00000000">
            <w:pPr>
              <w:pStyle w:val="Compact"/>
              <w:keepNext/>
              <w:spacing w:before="0" w:after="40"/>
            </w:pPr>
            <w:r>
              <w:rPr>
                <w:sz w:val="18"/>
              </w:rPr>
              <w:t xml:space="preserve">6. Promover segurança alimentar e nutricional na primeira infância, com foco na redução das desigualdades raciais e territoriais.</w:t>
            </w:r>
          </w:p>
        </w:tc>
        <w:tc>
          <w:tcPr>
            <w:tcW w:w="7172" w:type="dxa"/>
          </w:tcPr>
          <w:p w14:paraId="10616CAB" w14:textId="77777777" w:rsidR="00586260" w:rsidRDefault="00000000">
            <w:pPr>
              <w:pStyle w:val="Compact"/>
              <w:keepNext/>
              <w:spacing w:before="0" w:after="40"/>
            </w:pPr>
            <w:r>
              <w:rPr>
                <w:sz w:val="18"/>
              </w:rPr>
              <w:t xml:space="preserve">Percentual de crianças da população de referência pactuada com acompanhamento nutricional registrado no SISVAN no período, por idade, raça/cor e território; medida de cobertura de acompanhamento, não de segurança alimentar familiar.</w:t>
            </w:r>
          </w:p>
        </w:tc>
      </w:tr>
    </w:tbl>
    <w:p w14:paraId="10616CAD" w14:textId="77777777" w:rsidR="00586260" w:rsidRDefault="00000000">
      <w:pPr>
        <w:pStyle w:val="FirstParagraph"/>
      </w:pPr>
      <w:r>
        <w:rPr>
          <w:b/>
          <w:bCs/>
        </w:rPr>
        <w:t xml:space="preserve">Resultado esperado.</w:t>
      </w:r>
      <w:r>
        <w:t xml:space="preserve"> Crianças pequenas e suas famílias com melhores condições de alimentação e acompanhamento nutricional, com redução das desigualdades raciais e territoriais.</w:t>
      </w:r>
    </w:p>
    <w:p w14:paraId="10616CAE" w14:textId="77777777" w:rsidR="00586260" w:rsidRDefault="00000000">
      <w:pPr>
        <w:pStyle w:val="Ttulo3"/>
        <w:pageBreakBefore/>
      </w:pPr>
      <w:bookmarkStart w:id="41" w:name="_2dbfcf83919a33d082077fc281067ea6334d343"/>
      <w:bookmarkEnd w:id="40"/>
      <w:r>
        <w:t xml:space="preserve">8.4. Eixo 4 — Inclusão</w:t>
      </w:r>
    </w:p>
    <w:p w14:paraId="10616CAF" w14:textId="77777777" w:rsidR="00586260" w:rsidRDefault="00000000">
      <w:pPr>
        <w:pStyle w:val="FirstParagraph"/>
      </w:pPr>
      <w:r>
        <w:rPr>
          <w:b/>
          <w:bCs/>
        </w:rPr>
        <w:t xml:space="preserve">Escopo e objetivo geral.</w:t>
      </w:r>
      <w:r>
        <w:t xml:space="preserve"> A identificação precoce de alterações no desenvolvimento e o acesso a serviços específicos orientam este eixo. O eixo busca enfrentar barreiras raciais e de acessibilidade no reconhecimento das necessidades de desenvolvimento e no percurso até os serviços. Os dados disponíveis ainda não medem diferenças raciais no tempo de identificação ou atendimento. Seu objetivo geral é que as necessidades de desenvolvimento das crianças pequenas sejam reconhecidas e acompanhadas, com acesso aos serviços pertinentes e participação na educação infantil e na vida comunitária, considerando raça/cor e deficiência. O objetivo original inclui acompanhamento geral por puericultura, exigindo interface com Prioridade e Família e Cuidados.</w:t>
      </w:r>
    </w:p>
    <w:p w14:paraId="10616CB0" w14:textId="77777777" w:rsidR="00586260" w:rsidRDefault="00000000">
      <w:pPr>
        <w:pStyle w:val="Corpodetexto"/>
      </w:pPr>
      <w:r>
        <w:rPr>
          <w:b/>
          <w:bCs/>
        </w:rPr>
        <w:t xml:space="preserve">Fundamentação de origem.</w:t>
      </w:r>
      <w:r>
        <w:t xml:space="preserve"> No documento de origem, a vigilância do desenvolvimento infantil pertencia ao eixo de saúde, que propunha acompanhar o desenvolvimento com práticas, protocolos e fluxos racializados e enfrentar o racismo institucional em suas repercussões no acesso e na qualidade do atendimento. A interseção entre raça/cor e deficiência não tinha eixo próprio no original e é a contribuição que o eixo Inclusão do decreto permite explicitar. O texto de origem está integralmente preservado no Anexo A.</w:t>
      </w:r>
    </w:p>
    <w:p w14:paraId="10616CB1" w14:textId="77777777" w:rsidR="00586260" w:rsidRDefault="00000000">
      <w:pPr>
        <w:pStyle w:val="Corpodetexto"/>
      </w:pPr>
      <w:r>
        <w:rPr>
          <w:b/>
          <w:bCs/>
        </w:rPr>
        <w:t xml:space="preserve">Situação atual.</w:t>
      </w:r>
      <w:r>
        <w:t xml:space="preserve"> </w:t>
      </w:r>
      <w:commentRangeStart w:id="119"/>
      <w:del w:id="9020" w:author="Revisão IPP" w:date="2026-10-19T12:00:00Z">
        <w:r>
          <w:delText xml:space="preserve">Uma extração pontual e provisória do Cadastro Único, de agosto de 2026, registra 9.258 crianças de 0 a 3 anos e 16.737 de 4 a 6 anos com deficiência entre as cadastradas, das quais 3.086 e 7.214 recebem o Benefício de Prestação Continuada.</w:delText>
        </w:r>
      </w:del>
      <w:ins w:id="9021" w:author="Revisão IPP" w:date="2026-10-19T12:00:00Z">
        <w:r>
          <w:t xml:space="preserve">A extração do Cadastro Único de julho de 2026 registra 7.919 crianças de 0 a 5 anos com deficiência entre as cadastradas (3,9%), em 7.810 famílias; 1.530 delas recebem o Benefício de Prestação Continuada por deficiência (24,2% das famílias com essa informação).</w:t>
        </w:r>
      </w:ins>
      <w:commentRangeEnd w:id="119"/>
      <w:r>
        <w:commentReference w:id="119"/>
      </w:r>
      <w:r>
        <w:t xml:space="preserve"> Os números dimensionam uma população a acompanhar, não a prevalência de deficiência no município nem a cobertura do benefício. A seção 4.6 detalha os limites.</w:t>
      </w:r>
    </w:p>
    <w:p w14:paraId="10616CB2" w14:textId="77777777" w:rsidR="00586260" w:rsidRDefault="00000000">
      <w:pPr>
        <w:pStyle w:val="Corpodetexto"/>
      </w:pPr>
      <w:r>
        <w:rPr>
          <w:b/>
          <w:bCs/>
        </w:rPr>
        <w:t xml:space="preserve">Resposta pública de referência.</w:t>
      </w:r>
      <w:r>
        <w:t xml:space="preserve"> A </w:t>
      </w:r>
      <w:hyperlink r:id="rId37">
        <w:r>
          <w:rPr>
            <w:rStyle w:val="Hyperlink"/>
          </w:rPr>
          <w:t xml:space="preserve">SMS</w:t>
        </w:r>
      </w:hyperlink>
      <w:r>
        <w:t xml:space="preserve"> documenta acompanhamento do crescimento e desenvolvimento na atenção primária. Para atenção especializada, a página de </w:t>
      </w:r>
      <w:hyperlink r:id="rId38">
        <w:r>
          <w:rPr>
            <w:rStyle w:val="Hyperlink"/>
          </w:rPr>
          <w:t xml:space="preserve">Serviços de Reabilitação</w:t>
        </w:r>
      </w:hyperlink>
      <w:r>
        <w:t xml:space="preserve"> informa que a unidade de saúde avalia a necessidade e encaminha pelo SISREG aos serviços de referência, entre eles os centros especializados de reabilitação. O BPC constitui outra referência de proteção social no diagnóstico. As fontes não oferecem, para este Plano, uma medida do tempo de espera e da continuidade do percurso de crianças de 0 a 6 anos por raça/cor. O fluxo geral de reabilitação não é apresentado como comprovação de atendimento infantil em todas as unidades.</w:t>
      </w:r>
    </w:p>
    <w:p w14:paraId="10616CB3" w14:textId="77777777" w:rsidR="00586260" w:rsidRDefault="00000000">
      <w:pPr>
        <w:pStyle w:val="Corpodetexto"/>
      </w:pPr>
      <w:r>
        <w:rPr>
          <w:b/>
          <w:bCs/>
        </w:rPr>
        <w:t xml:space="preserve">Desafios prioritários.</w:t>
      </w:r>
      <w:r>
        <w:t xml:space="preserve"> Reconstruir o percurso de cada criança, da identificação da necessidade ao encaminhamento, ao acesso ao serviço e à participação na creche. Explicitar raça/cor e deficiência nos registros de acompanhamento sem reduzir a inclusão à contagem de atendimentos.</w:t>
      </w:r>
    </w:p>
    <w:p w14:paraId="10616CB4" w14:textId="77777777" w:rsidR="00586260" w:rsidRDefault="00000000">
      <w:pPr>
        <w:pStyle w:val="Corpodetexto"/>
      </w:pPr>
      <w:r>
        <w:rPr>
          <w:b/>
          <w:bCs/>
        </w:rPr>
        <w:t xml:space="preserve">Caminhos de intervenção.</w:t>
      </w:r>
      <w:r>
        <w:t xml:space="preserve"> A primeira via é a vigilância do desenvolvimento na atenção primária e na educação infantil com registro de raça/cor e deficiência, para que a identificação tardia deixe de ser invisível. A segunda é acompanhar o percurso entre a identificação da necessidade, o encaminhamento regulado e o atendimento especializado, registrando onde ele se interrompe e para quais crianças. A terceira é assegurar que a criança com deficiência, em especial a criança negra com deficiência, permaneça na creche e na pré-escola com os apoios necessários, articulando assistência social, saúde e educação em torno da mesma família. A quarta é usar os registros do Cadastro Único e do Benefício de Prestação Continuada como uma das referências para a busca ativa, sem restringir o acompanhamento às crianças cadastradas ou beneficiárias. Esses caminhos propõem organizar o percurso de atendimento e identificar suas interrupções, sem afirmar disponibilidade suficiente de vagas, equipes ou apoios.</w:t>
      </w:r>
    </w:p>
    <w:p w14:paraId="10616CB5" w14:textId="77777777" w:rsidR="00586260" w:rsidRDefault="00000000">
      <w:pPr>
        <w:pStyle w:val="Corpodetexto"/>
        <w:keepNext/>
        <w:pageBreakBefore/>
      </w:pPr>
      <w:r>
        <w:rPr>
          <w:b/>
          <w:bCs/>
        </w:rPr>
        <w:t xml:space="preserve">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CB9"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CB6" w14:textId="77777777" w:rsidR="00586260" w:rsidRDefault="00000000">
            <w:pPr>
              <w:pStyle w:val="Compact"/>
              <w:keepNext/>
              <w:spacing w:before="0" w:after="40"/>
            </w:pPr>
            <w:r>
              <w:rPr>
                <w:b/>
                <w:sz w:val="18"/>
              </w:rPr>
              <w:t xml:space="preserve">ID de origem</w:t>
            </w:r>
          </w:p>
        </w:tc>
        <w:tc>
          <w:tcPr>
            <w:tcW w:w="5737" w:type="dxa"/>
            <w:shd w:val="clear" w:color="auto" w:fill="E8EEF2"/>
          </w:tcPr>
          <w:p w14:paraId="10616CB7" w14:textId="77777777" w:rsidR="00586260" w:rsidRDefault="00000000">
            <w:pPr>
              <w:pStyle w:val="Compact"/>
              <w:keepNext/>
              <w:spacing w:before="0" w:after="40"/>
            </w:pPr>
            <w:r>
              <w:rPr>
                <w:b/>
                <w:sz w:val="18"/>
              </w:rPr>
              <w:t xml:space="preserve">Objetivo estratégico</w:t>
            </w:r>
          </w:p>
        </w:tc>
        <w:tc>
          <w:tcPr>
            <w:tcW w:w="7172" w:type="dxa"/>
            <w:shd w:val="clear" w:color="auto" w:fill="E8EEF2"/>
          </w:tcPr>
          <w:p w14:paraId="10616CB8" w14:textId="77777777" w:rsidR="00586260" w:rsidRDefault="00000000">
            <w:pPr>
              <w:pStyle w:val="Compact"/>
              <w:keepNext/>
              <w:spacing w:before="0" w:after="40"/>
            </w:pPr>
            <w:r>
              <w:rPr>
                <w:b/>
                <w:sz w:val="18"/>
              </w:rPr>
              <w:t xml:space="preserve">Indicadores propostos</w:t>
            </w:r>
          </w:p>
        </w:tc>
      </w:tr>
      <w:tr w:rsidR="00586260" w14:paraId="10616CBD" w14:textId="77777777" w:rsidTr="00586260">
        <w:trPr>
          <w:cantSplit/>
        </w:trPr>
        <w:tc>
          <w:tcPr>
            <w:tcW w:w="1434" w:type="dxa"/>
          </w:tcPr>
          <w:p w14:paraId="10616CBA" w14:textId="77777777" w:rsidR="00586260" w:rsidRDefault="00000000">
            <w:pPr>
              <w:pStyle w:val="Compact"/>
              <w:keepNext/>
              <w:spacing w:before="0" w:after="40"/>
            </w:pPr>
            <w:r>
              <w:rPr>
                <w:sz w:val="18"/>
              </w:rPr>
              <w:t xml:space="preserve">A4.4 (p. 36)</w:t>
            </w:r>
          </w:p>
        </w:tc>
        <w:tc>
          <w:tcPr>
            <w:tcW w:w="5737" w:type="dxa"/>
          </w:tcPr>
          <w:p w14:paraId="10616CBB" w14:textId="77777777" w:rsidR="00586260" w:rsidRDefault="00000000">
            <w:pPr>
              <w:pStyle w:val="Compact"/>
              <w:keepNext/>
              <w:spacing w:before="0" w:after="40"/>
            </w:pPr>
            <w:r>
              <w:rPr>
                <w:sz w:val="18"/>
              </w:rPr>
              <w:t xml:space="preserve">4. Racializar a vigilância do desenvolvimento infantil e fortalecer o acompanhamento de agravos e condições invisibilizadas, com foco em equidade.</w:t>
            </w:r>
          </w:p>
        </w:tc>
        <w:tc>
          <w:tcPr>
            <w:tcW w:w="7172" w:type="dxa"/>
          </w:tcPr>
          <w:p w14:paraId="10616CBC" w14:textId="77777777" w:rsidR="00586260" w:rsidRDefault="00000000">
            <w:pPr>
              <w:pStyle w:val="Compact"/>
              <w:keepNext/>
              <w:spacing w:before="0" w:after="40"/>
            </w:pPr>
            <w:r>
              <w:rPr>
                <w:sz w:val="18"/>
              </w:rPr>
              <w:t xml:space="preserve">Cobertura de acompanhamento de puericultura até os dois anos, com critérios de elegibilidade e consultas definidos pela SMS, por raça/cor e território.</w:t>
            </w:r>
            <w:r>
              <w:br/>
              <w:br/>
            </w:r>
            <w:r>
              <w:rPr>
                <w:sz w:val="18"/>
              </w:rPr>
              <w:t xml:space="preserve">Número de crianças com pelo menos nove registros de peso e altura até os dois anos de vida; critério herdado do original, sujeito à validação pela SMS.</w:t>
            </w:r>
          </w:p>
        </w:tc>
      </w:tr>
    </w:tbl>
    <w:p w14:paraId="10616CBE" w14:textId="77777777" w:rsidR="00586260" w:rsidRDefault="00000000">
      <w:pPr>
        <w:pStyle w:val="FirstParagraph"/>
      </w:pPr>
      <w:r>
        <w:rPr>
          <w:b/>
          <w:bCs/>
        </w:rPr>
        <w:t xml:space="preserve">Resultado esperado.</w:t>
      </w:r>
      <w:r>
        <w:t xml:space="preserve"> Necessidades de desenvolvimento reconhecidas e acompanhadas, com acesso aos serviços pertinentes e participação das crianças na educação infantil e na vida comunitária, considerando raça/cor e deficiência.</w:t>
      </w:r>
    </w:p>
    <w:p w14:paraId="10616CBF" w14:textId="77777777" w:rsidR="00586260" w:rsidRDefault="00000000">
      <w:pPr>
        <w:pStyle w:val="Ttulo3"/>
        <w:pageBreakBefore/>
      </w:pPr>
      <w:bookmarkStart w:id="42" w:name="_7b17ec24f88548710ced43ff1b8e0db82f120ac"/>
      <w:bookmarkEnd w:id="41"/>
      <w:r>
        <w:t xml:space="preserve">8.5. Eixo 5 — Direito à Cidade</w:t>
      </w:r>
    </w:p>
    <w:p w14:paraId="10616CC0" w14:textId="77777777" w:rsidR="00586260" w:rsidRDefault="00000000">
      <w:pPr>
        <w:pStyle w:val="FirstParagraph"/>
      </w:pPr>
      <w:r>
        <w:rPr>
          <w:b/>
          <w:bCs/>
        </w:rPr>
        <w:t xml:space="preserve">Escopo e objetivo geral.</w:t>
      </w:r>
      <w:r>
        <w:t xml:space="preserve"> Acesso à cultura, ao lazer, à mobilidade e aos espaços públicos integra o direito à cidade. O eixo busca enfrentar barreiras raciais e territoriais no acesso à infraestrutura, à proteção ambiental e à cultura. A distribuição conjunta de raça/cor, idade, riscos e serviços ainda precisa ser estabelecida, sem inferi-la apenas dos totais populacionais por bairro. Seu objetivo geral é que crianças pequenas e seus cuidadores circulem e usem a cidade com segurança e equidade, com o racismo ambiental enfrentado e as iniciativas comunitárias reconhecidas. Sua execução deve considerar conjuntamente circulação, infraestrutura, condições ambientais e pertencimento cultural, sem reduzir o acesso à cidade à oferta de equipamentos.</w:t>
      </w:r>
    </w:p>
    <w:p w14:paraId="10616CC1" w14:textId="77777777" w:rsidR="00586260" w:rsidRDefault="00000000">
      <w:pPr>
        <w:pStyle w:val="Corpodetexto"/>
      </w:pPr>
      <w:r>
        <w:rPr>
          <w:b/>
          <w:bCs/>
        </w:rPr>
        <w:t xml:space="preserve">Fundamentação de origem.</w:t>
      </w:r>
      <w:r>
        <w:t xml:space="preserve"> O documento de origem reconhecia a cidade, os espaços urbanos e os territórios como dimensões fundamentais do desenvolvimento integral, e partia do reconhecimento de que desigualdades raciais, territoriais e o racismo ambiental atingem de forma desproporcional crianças negras, indígenas e periféricas, em contextos de precarização urbana, vulnerabilidade climática, insegurança ambiental e acesso desigual a saneamento, mobilidade, áreas verdes e equipamentos públicos. Propunha territórios mais seguros, acessíveis e acolhedores, políticas urbanas e ambientais orientadas pela equidade racial e territorial e justiça ambiental, em consonância com as Leis nº 13.257/2016, nº 8.069/1990 e nº 10.257/2001. Do eixo de cultura, esporte e lazer vinha a proposta de ampliar e territorializar oportunidades culturais, artísticas, esportivas e de lazer, valorizar histórias e repertórios das infâncias da cidade e apoiar iniciativas comunitárias, em diálogo com as Leis nº 10.639/2003 e nº 11.645/2008. Esses textos estão integralmente preservados no Anexo A.</w:t>
      </w:r>
    </w:p>
    <w:p w14:paraId="10616CC2" w14:textId="77777777" w:rsidR="00586260" w:rsidRDefault="00000000">
      <w:pPr>
        <w:pStyle w:val="Corpodetexto"/>
      </w:pPr>
      <w:r>
        <w:rPr>
          <w:b/>
          <w:bCs/>
        </w:rPr>
        <w:t xml:space="preserve">Situação atual.</w:t>
      </w:r>
      <w:r>
        <w:t xml:space="preserve"> As crianças pequenas se concentram em Campo Grande, Santa Cruz, Jacarepaguá, Bangu, Guaratiba, Maré e Realengo, e a mesma geografia aparece entre as famílias do Cadastro Único. As crianças da Maré, na escuta do Plano, falaram de espaços distantes, do medo e de atividades interrompidas. O Censo por bairro não cruza raça/cor com idade</w:t>
      </w:r>
      <w:commentRangeStart w:id="43"/>
      <w:commentRangeStart w:id="125"/>
      <w:r>
        <w:t xml:space="preserve">, e o recorte racial territorial depende de tabulação a solicitar ao IPP. As </w:t>
      </w:r>
      <w:commentRangeEnd w:id="43"/>
      <w:r>
        <w:rPr>
          <w:rStyle w:val="Refdecomentrio"/>
          <w:sz w:val="21"/>
          <w:szCs w:val="24"/>
        </w:rPr>
        <w:commentReference w:id="43"/>
      </w:r>
      <w:commentRangeEnd w:id="125"/>
      <w:r>
        <w:commentReference w:id="125"/>
      </w:r>
      <w:r>
        <w:t xml:space="preserve">seções 4.1, 4.5 e 4.6 reúnem as fontes.</w:t>
      </w:r>
    </w:p>
    <w:p w14:paraId="10616CC3" w14:textId="77777777" w:rsidR="00586260" w:rsidRDefault="00000000">
      <w:pPr>
        <w:pStyle w:val="Corpodetexto"/>
      </w:pPr>
      <w:r>
        <w:rPr>
          <w:b/>
          <w:bCs/>
        </w:rPr>
        <w:t xml:space="preserve">Resposta pública de referência.</w:t>
      </w:r>
      <w:r>
        <w:t xml:space="preserve"> O programa </w:t>
      </w:r>
      <w:hyperlink r:id="rId39">
        <w:r>
          <w:rPr>
            <w:rStyle w:val="Hyperlink"/>
          </w:rPr>
          <w:t xml:space="preserve">Praça da Primeira Infância, da Secretaria Municipal do Ambiente e Clima</w:t>
        </w:r>
      </w:hyperlink>
      <w:r>
        <w:t xml:space="preserve">, criado em 2023, prevê criação e revitalização de espaços para crianças de 0 a 6 anos, com áreas verdes, brinquedos e convivência. É uma resposta documentada na interface entre ambiente urbano e brincar. A página institucional não informa distribuição racial do público, cobertura territorial completa ou avaliação de uso. Sua existência, portanto, não substitui o levantamento de acesso, mobilidade e oferta cultural necessário a este eixo.</w:t>
      </w:r>
    </w:p>
    <w:p w14:paraId="10616CC4" w14:textId="77777777" w:rsidR="00586260" w:rsidRDefault="00000000">
      <w:pPr>
        <w:pStyle w:val="Corpodetexto"/>
      </w:pPr>
      <w:r>
        <w:rPr>
          <w:b/>
          <w:bCs/>
        </w:rPr>
        <w:t xml:space="preserve">Desafios prioritários.</w:t>
      </w:r>
      <w:r>
        <w:t xml:space="preserve"> Medir as interrupções de serviço e de circulação causadas pela violência armada. Observar se as crianças chegam aos espaços com seus cuidadores e conseguem usá-los. Reunir as bases do painel de racismo ambiental com critério de risco, escala e data definidos.</w:t>
      </w:r>
    </w:p>
    <w:p w14:paraId="10616CC5" w14:textId="77777777" w:rsidR="00586260" w:rsidRDefault="00000000">
      <w:pPr>
        <w:pStyle w:val="Corpodetexto"/>
      </w:pPr>
      <w:r>
        <w:rPr>
          <w:b/>
          <w:bCs/>
        </w:rPr>
        <w:t xml:space="preserve">Caminhos de intervenção.</w:t>
      </w:r>
      <w:r>
        <w:t xml:space="preserve"> A primeira via é a priorização territorial explícita: as intervenções urbanas, ambientais e culturais voltadas à primeira infância devem considerar a distribuição da população infantil negra, as barreiras de acesso e a exposição a riscos ambientais e à violência armada, com critério documentado e escalas compatíveis. Os cadastros contribuem para essa leitura, sem representar todas as crianças ou excluir as não cadastradas. A segunda é tratar o deslocamento do cuidador com a criança como parte do acesso, observando distância, segurança e transporte até creches, unidades de saúde, praças e equipamentos culturais. A terceira é a proposta de painel de racismo ambiental como instrumento de decisão, e não só de divulgação, reunindo as bases de risco, de população e de serviços com escala e data definidas. A quarta é o reconhecimento das iniciativas comunitárias, dos coletivos de mães e das comunidades de terreiro e povos tradicionais como parte da oferta cultural da cidade para as crianças pequenas, com apoio e registro, sem transferir a elas a responsabilidade pública.</w:t>
      </w:r>
    </w:p>
    <w:p w14:paraId="10616CC6" w14:textId="77777777" w:rsidR="00586260" w:rsidRDefault="00000000">
      <w:pPr>
        <w:pStyle w:val="Corpodetexto"/>
        <w:keepNext/>
        <w:pageBreakBefore/>
      </w:pPr>
      <w:r>
        <w:rPr>
          <w:b/>
          <w:bCs/>
        </w:rPr>
        <w:t xml:space="preserve">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CCA"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CC7" w14:textId="77777777" w:rsidR="00586260" w:rsidRDefault="00000000">
            <w:pPr>
              <w:pStyle w:val="Compact"/>
              <w:keepNext/>
              <w:spacing w:before="0" w:after="40"/>
            </w:pPr>
            <w:r>
              <w:rPr>
                <w:b/>
                <w:sz w:val="18"/>
              </w:rPr>
              <w:t xml:space="preserve">ID de origem</w:t>
            </w:r>
          </w:p>
        </w:tc>
        <w:tc>
          <w:tcPr>
            <w:tcW w:w="5737" w:type="dxa"/>
            <w:shd w:val="clear" w:color="auto" w:fill="E8EEF2"/>
          </w:tcPr>
          <w:p w14:paraId="10616CC8" w14:textId="77777777" w:rsidR="00586260" w:rsidRDefault="00000000">
            <w:pPr>
              <w:pStyle w:val="Compact"/>
              <w:keepNext/>
              <w:spacing w:before="0" w:after="40"/>
            </w:pPr>
            <w:r>
              <w:rPr>
                <w:b/>
                <w:sz w:val="18"/>
              </w:rPr>
              <w:t xml:space="preserve">Objetivo estratégico</w:t>
            </w:r>
          </w:p>
        </w:tc>
        <w:tc>
          <w:tcPr>
            <w:tcW w:w="7172" w:type="dxa"/>
            <w:shd w:val="clear" w:color="auto" w:fill="E8EEF2"/>
          </w:tcPr>
          <w:p w14:paraId="10616CC9" w14:textId="77777777" w:rsidR="00586260" w:rsidRDefault="00000000">
            <w:pPr>
              <w:pStyle w:val="Compact"/>
              <w:keepNext/>
              <w:spacing w:before="0" w:after="40"/>
            </w:pPr>
            <w:r>
              <w:rPr>
                <w:b/>
                <w:sz w:val="18"/>
              </w:rPr>
              <w:t xml:space="preserve">Indicadores propostos</w:t>
            </w:r>
          </w:p>
        </w:tc>
      </w:tr>
      <w:tr w:rsidR="00586260" w14:paraId="10616CCE" w14:textId="77777777" w:rsidTr="00586260">
        <w:trPr>
          <w:cantSplit/>
        </w:trPr>
        <w:tc>
          <w:tcPr>
            <w:tcW w:w="1434" w:type="dxa"/>
          </w:tcPr>
          <w:p w14:paraId="10616CCB" w14:textId="77777777" w:rsidR="00586260" w:rsidRDefault="00000000">
            <w:pPr>
              <w:pStyle w:val="Compact"/>
              <w:keepNext/>
              <w:spacing w:before="0" w:after="40"/>
            </w:pPr>
            <w:r>
              <w:rPr>
                <w:sz w:val="18"/>
              </w:rPr>
              <w:t xml:space="preserve">A1.1 (p. 27)</w:t>
            </w:r>
          </w:p>
        </w:tc>
        <w:tc>
          <w:tcPr>
            <w:tcW w:w="5737" w:type="dxa"/>
          </w:tcPr>
          <w:p w14:paraId="10616CCC" w14:textId="77777777" w:rsidR="00586260" w:rsidRDefault="00000000">
            <w:pPr>
              <w:pStyle w:val="Compact"/>
              <w:keepNext/>
              <w:spacing w:before="0" w:after="40"/>
            </w:pPr>
            <w:r>
              <w:rPr>
                <w:sz w:val="18"/>
              </w:rPr>
              <w:t xml:space="preserve">1. Garantir direito à cidade na primeira infância, priorizando territórios afetados pela desigualdade racial e violência armada, a circulação segura, proteção territorial e interface com segurança pública cidadã.</w:t>
            </w:r>
          </w:p>
        </w:tc>
        <w:tc>
          <w:tcPr>
            <w:tcW w:w="7172" w:type="dxa"/>
          </w:tcPr>
          <w:p w14:paraId="10616CCD" w14:textId="77777777" w:rsidR="00586260" w:rsidRDefault="00000000">
            <w:pPr>
              <w:pStyle w:val="Compact"/>
              <w:keepNext/>
              <w:spacing w:before="0" w:after="40"/>
            </w:pPr>
            <w:r>
              <w:rPr>
                <w:sz w:val="18"/>
              </w:rPr>
              <w:t xml:space="preserve">Número de praças, parquinhos e áreas verdes acessíveis para crianças de 0 a 6 anos, considerando critérios de sombreamento, conforto térmico, acessibilidade e segurança, em territórios prioritários.</w:t>
            </w:r>
          </w:p>
        </w:tc>
      </w:tr>
      <w:tr w:rsidR="00586260" w14:paraId="10616CD2" w14:textId="77777777" w:rsidTr="00586260">
        <w:trPr>
          <w:cantSplit/>
        </w:trPr>
        <w:tc>
          <w:tcPr>
            <w:tcW w:w="1434" w:type="dxa"/>
          </w:tcPr>
          <w:p w14:paraId="10616CCF" w14:textId="77777777" w:rsidR="00586260" w:rsidRDefault="00000000">
            <w:pPr>
              <w:pStyle w:val="Compact"/>
              <w:keepNext/>
              <w:spacing w:before="0" w:after="40"/>
            </w:pPr>
            <w:r>
              <w:rPr>
                <w:sz w:val="18"/>
              </w:rPr>
              <w:t xml:space="preserve">A1.4a (p. 28)</w:t>
            </w:r>
          </w:p>
        </w:tc>
        <w:tc>
          <w:tcPr>
            <w:tcW w:w="5737" w:type="dxa"/>
          </w:tcPr>
          <w:p w14:paraId="10616CD0" w14:textId="77777777" w:rsidR="00586260" w:rsidRDefault="00000000">
            <w:pPr>
              <w:pStyle w:val="Compact"/>
              <w:keepNext/>
              <w:spacing w:before="0" w:after="40"/>
            </w:pPr>
            <w:r>
              <w:rPr>
                <w:sz w:val="18"/>
              </w:rPr>
              <w:t xml:space="preserve">Integrar justiça ambiental e enfrentamento ao racismo ambiental, ampliando o acesso equitativo à infraestrutura urbana, ao saneamento no território, às áreas verdes, à mobilidade segura e à proteção contra desastres; promover mitigação e adaptação climáticas e priorizar territórios com maior concentração de crianças negras, mediante integração e cruzamento de dados socioambientais, climáticos e da primeira infância.</w:t>
            </w:r>
          </w:p>
        </w:tc>
        <w:tc>
          <w:tcPr>
            <w:tcW w:w="7172" w:type="dxa"/>
          </w:tcPr>
          <w:p w14:paraId="10616CD1" w14:textId="77777777" w:rsidR="00586260" w:rsidRDefault="00000000">
            <w:pPr>
              <w:pStyle w:val="Compact"/>
              <w:keepNext/>
              <w:spacing w:before="0" w:after="40"/>
            </w:pPr>
            <w:r>
              <w:rPr>
                <w:sz w:val="18"/>
              </w:rPr>
              <w:t xml:space="preserve">Percentual de crianças de 0 a 6 anos em territórios prioritários expostas a risco climático alto (alagamento, deslizamento, ilha de calor), conforme mapeamento municipal, com recortes raciais quando disponíveis.</w:t>
            </w:r>
          </w:p>
        </w:tc>
      </w:tr>
      <w:tr w:rsidR="00586260" w14:paraId="10616CD6" w14:textId="77777777" w:rsidTr="00586260">
        <w:trPr>
          <w:cantSplit/>
        </w:trPr>
        <w:tc>
          <w:tcPr>
            <w:tcW w:w="1434" w:type="dxa"/>
          </w:tcPr>
          <w:p w14:paraId="10616CD3" w14:textId="77777777" w:rsidR="00586260" w:rsidRDefault="00000000">
            <w:pPr>
              <w:pStyle w:val="Compact"/>
              <w:keepNext/>
              <w:spacing w:before="0" w:after="40"/>
            </w:pPr>
            <w:r>
              <w:rPr>
                <w:sz w:val="18"/>
              </w:rPr>
              <w:t xml:space="preserve">A1.5 (p. 28)</w:t>
            </w:r>
          </w:p>
        </w:tc>
        <w:tc>
          <w:tcPr>
            <w:tcW w:w="5737" w:type="dxa"/>
          </w:tcPr>
          <w:p w14:paraId="10616CD4" w14:textId="77777777" w:rsidR="00586260" w:rsidRDefault="00000000">
            <w:pPr>
              <w:pStyle w:val="Compact"/>
              <w:keepNext/>
              <w:spacing w:before="0" w:after="40"/>
            </w:pPr>
            <w:r>
              <w:rPr>
                <w:sz w:val="18"/>
              </w:rPr>
              <w:t xml:space="preserve">5. Instituir o Painel de Racismo Ambiental na Primeira Infância</w:t>
            </w:r>
          </w:p>
        </w:tc>
        <w:tc>
          <w:tcPr>
            <w:tcW w:w="7172" w:type="dxa"/>
          </w:tcPr>
          <w:p w14:paraId="10616CD5" w14:textId="77777777" w:rsidR="00586260" w:rsidRDefault="00000000">
            <w:pPr>
              <w:pStyle w:val="Compact"/>
              <w:keepNext/>
              <w:spacing w:before="0" w:after="40"/>
            </w:pPr>
            <w:r>
              <w:rPr>
                <w:sz w:val="18"/>
              </w:rPr>
              <w:t xml:space="preserve">Criação e atualização anual de Painel público com dados integrados (IPP, Defesa Civil, Saúde, Meio Ambiente e demais órgãos pertinentes), incluindo cruzamento de indicadores raciais, etários, territoriais e de risco ambiental e climático.</w:t>
            </w:r>
          </w:p>
        </w:tc>
      </w:tr>
      <w:tr w:rsidR="00586260" w14:paraId="10616CDA" w14:textId="77777777" w:rsidTr="00586260">
        <w:trPr>
          <w:cantSplit/>
        </w:trPr>
        <w:tc>
          <w:tcPr>
            <w:tcW w:w="1434" w:type="dxa"/>
          </w:tcPr>
          <w:p w14:paraId="10616CD7" w14:textId="77777777" w:rsidR="00586260" w:rsidRDefault="00000000">
            <w:pPr>
              <w:pStyle w:val="Compact"/>
              <w:keepNext/>
              <w:spacing w:before="0" w:after="40"/>
            </w:pPr>
            <w:r>
              <w:rPr>
                <w:sz w:val="18"/>
              </w:rPr>
              <w:t xml:space="preserve">A2.1 (p. 30)</w:t>
            </w:r>
          </w:p>
        </w:tc>
        <w:tc>
          <w:tcPr>
            <w:tcW w:w="5737" w:type="dxa"/>
          </w:tcPr>
          <w:p w14:paraId="10616CD8" w14:textId="77777777" w:rsidR="00586260" w:rsidRDefault="00000000">
            <w:pPr>
              <w:pStyle w:val="Compact"/>
              <w:keepNext/>
              <w:spacing w:before="0" w:after="40"/>
            </w:pPr>
            <w:r>
              <w:rPr>
                <w:sz w:val="18"/>
              </w:rPr>
              <w:t xml:space="preserve">1. Integrar cultura, arte e esporte como estratégias de desenvolvimento integral e proteção</w:t>
            </w:r>
          </w:p>
        </w:tc>
        <w:tc>
          <w:tcPr>
            <w:tcW w:w="7172" w:type="dxa"/>
          </w:tcPr>
          <w:p w14:paraId="10616CD9" w14:textId="77777777" w:rsidR="00586260" w:rsidRDefault="00000000">
            <w:pPr>
              <w:pStyle w:val="Compact"/>
              <w:keepNext/>
              <w:spacing w:before="0" w:after="40"/>
            </w:pPr>
            <w:r>
              <w:rPr>
                <w:sz w:val="18"/>
              </w:rPr>
              <w:t xml:space="preserve">Percentual de crianças 0-6 matriculadas na rede municipal que participam de atividades culturais e/ou esportivas regulares ofertadas ou apoiadas pelo município (por território).</w:t>
            </w:r>
          </w:p>
        </w:tc>
      </w:tr>
      <w:tr w:rsidR="00586260" w14:paraId="10616CDE" w14:textId="77777777" w:rsidTr="00586260">
        <w:trPr>
          <w:cantSplit/>
        </w:trPr>
        <w:tc>
          <w:tcPr>
            <w:tcW w:w="1434" w:type="dxa"/>
          </w:tcPr>
          <w:p w14:paraId="10616CDB" w14:textId="77777777" w:rsidR="00586260" w:rsidRDefault="00000000">
            <w:pPr>
              <w:pStyle w:val="Compact"/>
              <w:keepNext/>
              <w:spacing w:before="0" w:after="40"/>
            </w:pPr>
            <w:r>
              <w:rPr>
                <w:sz w:val="18"/>
              </w:rPr>
              <w:t xml:space="preserve">A2.2 (p. 30)</w:t>
            </w:r>
          </w:p>
        </w:tc>
        <w:tc>
          <w:tcPr>
            <w:tcW w:w="5737" w:type="dxa"/>
          </w:tcPr>
          <w:p w14:paraId="10616CDC" w14:textId="77777777" w:rsidR="00586260" w:rsidRDefault="00000000">
            <w:pPr>
              <w:pStyle w:val="Compact"/>
              <w:keepNext/>
              <w:spacing w:before="0" w:after="40"/>
            </w:pPr>
            <w:r>
              <w:rPr>
                <w:sz w:val="18"/>
              </w:rPr>
              <w:t xml:space="preserve">2. Ampliar o acesso de crianças pretas, indígenas e periféricas a atividades culturais, esportivas e de lazer voltadas ao fortalecimento de identidades e vínculos comunitários</w:t>
            </w:r>
          </w:p>
        </w:tc>
        <w:tc>
          <w:tcPr>
            <w:tcW w:w="7172" w:type="dxa"/>
          </w:tcPr>
          <w:p w14:paraId="10616CDD" w14:textId="77777777" w:rsidR="00586260" w:rsidRDefault="00000000">
            <w:pPr>
              <w:pStyle w:val="Compact"/>
              <w:keepNext/>
              <w:spacing w:before="0" w:after="40"/>
            </w:pPr>
            <w:r>
              <w:rPr>
                <w:sz w:val="18"/>
              </w:rPr>
              <w:t xml:space="preserve">Percentual de creches e pré-escolas com ações contínuas (no calendário escolar) de cultura afro-brasileira e indígena.</w:t>
            </w:r>
            <w:r>
              <w:br/>
              <w:br/>
            </w:r>
            <w:r>
              <w:rPr>
                <w:sz w:val="18"/>
              </w:rPr>
              <w:t xml:space="preserve">Número de iniciativas/ações com recorte antirracista apoiadas (por escola e/ou território).</w:t>
            </w:r>
          </w:p>
        </w:tc>
      </w:tr>
      <w:tr w:rsidR="00586260" w14:paraId="10616CE2" w14:textId="77777777" w:rsidTr="00586260">
        <w:trPr>
          <w:cantSplit/>
        </w:trPr>
        <w:tc>
          <w:tcPr>
            <w:tcW w:w="1434" w:type="dxa"/>
          </w:tcPr>
          <w:p w14:paraId="10616CDF" w14:textId="77777777" w:rsidR="00586260" w:rsidRDefault="00000000">
            <w:pPr>
              <w:pStyle w:val="Compact"/>
              <w:keepNext/>
              <w:spacing w:before="0" w:after="40"/>
            </w:pPr>
            <w:r>
              <w:rPr>
                <w:sz w:val="18"/>
              </w:rPr>
              <w:t xml:space="preserve">A2.3 (p. 31)</w:t>
            </w:r>
          </w:p>
        </w:tc>
        <w:tc>
          <w:tcPr>
            <w:tcW w:w="5737" w:type="dxa"/>
          </w:tcPr>
          <w:p w14:paraId="10616CE0" w14:textId="77777777" w:rsidR="00586260" w:rsidRDefault="00000000">
            <w:pPr>
              <w:pStyle w:val="Compact"/>
              <w:keepNext/>
              <w:spacing w:before="0" w:after="40"/>
            </w:pPr>
            <w:r>
              <w:rPr>
                <w:sz w:val="18"/>
              </w:rPr>
              <w:t xml:space="preserve">3. Promover equidade territorial no acesso à cultura antirracista para a primeira infância, por meio de políticas de fomento e descentralização.</w:t>
            </w:r>
          </w:p>
        </w:tc>
        <w:tc>
          <w:tcPr>
            <w:tcW w:w="7172" w:type="dxa"/>
          </w:tcPr>
          <w:p w14:paraId="10616CE1" w14:textId="77777777" w:rsidR="00586260" w:rsidRDefault="00000000">
            <w:pPr>
              <w:pStyle w:val="Compact"/>
              <w:keepNext/>
              <w:spacing w:before="0" w:after="40"/>
            </w:pPr>
            <w:r>
              <w:rPr>
                <w:sz w:val="18"/>
              </w:rPr>
              <w:t xml:space="preserve">Número de iniciativas nos territórios prioritários.</w:t>
            </w:r>
            <w:r>
              <w:br/>
              <w:br/>
            </w:r>
            <w:r>
              <w:rPr>
                <w:sz w:val="18"/>
              </w:rPr>
              <w:t xml:space="preserve">Georeferenciamento das iniciativas desenvolvidas nos territórios prioritários.</w:t>
            </w:r>
            <w:r>
              <w:br/>
              <w:br/>
            </w:r>
            <w:r>
              <w:rPr>
                <w:sz w:val="18"/>
              </w:rPr>
              <w:t xml:space="preserve">Valor investido no fomento à cultura antirracista para a primeira infância, por território.</w:t>
            </w:r>
          </w:p>
        </w:tc>
      </w:tr>
      <w:tr w:rsidR="00586260" w14:paraId="10616CE6" w14:textId="77777777" w:rsidTr="00586260">
        <w:trPr>
          <w:cantSplit/>
        </w:trPr>
        <w:tc>
          <w:tcPr>
            <w:tcW w:w="1434" w:type="dxa"/>
          </w:tcPr>
          <w:p w14:paraId="10616CE3" w14:textId="77777777" w:rsidR="00586260" w:rsidRDefault="00000000">
            <w:pPr>
              <w:pStyle w:val="Compact"/>
              <w:keepNext/>
              <w:spacing w:before="0" w:after="40"/>
            </w:pPr>
            <w:r>
              <w:rPr>
                <w:sz w:val="18"/>
              </w:rPr>
              <w:t xml:space="preserve">A2.4 (p. 31)</w:t>
            </w:r>
          </w:p>
        </w:tc>
        <w:tc>
          <w:tcPr>
            <w:tcW w:w="5737" w:type="dxa"/>
          </w:tcPr>
          <w:p w14:paraId="10616CE4" w14:textId="77777777" w:rsidR="00586260" w:rsidRDefault="00000000">
            <w:pPr>
              <w:pStyle w:val="Compact"/>
              <w:keepNext/>
              <w:spacing w:before="0" w:after="40"/>
            </w:pPr>
            <w:r>
              <w:rPr>
                <w:sz w:val="18"/>
              </w:rPr>
              <w:t xml:space="preserve">4. Fortalecer iniciativas de base comunitária, coletivos de mães, grupos culturais, comunidades de terreiros, povos originários e tradicionais.</w:t>
            </w:r>
          </w:p>
        </w:tc>
        <w:tc>
          <w:tcPr>
            <w:tcW w:w="7172" w:type="dxa"/>
          </w:tcPr>
          <w:p w14:paraId="10616CE5" w14:textId="77777777" w:rsidR="00586260" w:rsidRDefault="00000000">
            <w:pPr>
              <w:pStyle w:val="Compact"/>
              <w:keepNext/>
              <w:spacing w:before="0" w:after="40"/>
            </w:pPr>
            <w:r>
              <w:rPr>
                <w:sz w:val="18"/>
              </w:rPr>
              <w:t xml:space="preserve">Número de iniciativas comunitárias apoiadas via fomento ou termos de parceria.</w:t>
            </w:r>
            <w:r>
              <w:br/>
              <w:br/>
            </w:r>
            <w:r>
              <w:rPr>
                <w:sz w:val="18"/>
              </w:rPr>
              <w:t xml:space="preserve">Número de parcerias formais com coletivos ou organizações de base, com plano de trabalho.</w:t>
            </w:r>
            <w:r>
              <w:br/>
              <w:br/>
            </w:r>
            <w:r>
              <w:rPr>
                <w:sz w:val="18"/>
              </w:rPr>
              <w:t xml:space="preserve">Número de eventos ou festivais comunitários apoiados nos territórios de maior vulnerabilidade.</w:t>
            </w:r>
          </w:p>
        </w:tc>
      </w:tr>
    </w:tbl>
    <w:p w14:paraId="10616CE7" w14:textId="77777777" w:rsidR="00586260" w:rsidRDefault="00000000">
      <w:pPr>
        <w:pStyle w:val="FirstParagraph"/>
      </w:pPr>
      <w:r>
        <w:rPr>
          <w:b/>
          <w:bCs/>
        </w:rPr>
        <w:t xml:space="preserve">Resultado esperado.</w:t>
      </w:r>
      <w:r>
        <w:t xml:space="preserve"> Crianças pequenas e cuidadores com acesso mais seguro e equitativo a espaços públicos, cultura, mobilidade e oportunidades territoriais, com enfrentamento das desigualdades raciais e ambientais.</w:t>
      </w:r>
    </w:p>
    <w:p w14:paraId="10616CE8" w14:textId="77777777" w:rsidR="00586260" w:rsidRDefault="00000000">
      <w:pPr>
        <w:pStyle w:val="Ttulo3"/>
        <w:pageBreakBefore/>
      </w:pPr>
      <w:bookmarkStart w:id="44" w:name="_5eb4447bf02ba861e4ee73d781bd172327ae1d1"/>
      <w:bookmarkEnd w:id="42"/>
      <w:r>
        <w:t xml:space="preserve">8.6. Eixo 6 — Direito ao Brincar</w:t>
      </w:r>
    </w:p>
    <w:p w14:paraId="10616CE9" w14:textId="77777777" w:rsidR="00586260" w:rsidRDefault="00000000">
      <w:pPr>
        <w:pStyle w:val="FirstParagraph"/>
      </w:pPr>
      <w:r>
        <w:rPr>
          <w:b/>
          <w:bCs/>
        </w:rPr>
        <w:t xml:space="preserve">Escopo e objetivo geral.</w:t>
      </w:r>
      <w:r>
        <w:t xml:space="preserve"> O brincar e a ludicidade articulam desenvolvimento, aprendizagem e bem-estar. A desigualdade que o eixo enfrenta é a distância entre a oferta de espaços e a experiência real das crianças negras e periféricas, dentro e fora das unidades de educação infantil. Seu objetivo geral é que as crianças pequenas tenham mais oportunidades de brincar e conviver em espaços próximos, seguros e adequados às suas idades e referências culturais. Os objetivos sobre práticas pedagógicas, formação, relações étnico-raciais e ambientes educacionais são tratados na seção 9.3, de educação infantil antirracista transversal, e suas conexões com este eixo permanecem explícitas.</w:t>
      </w:r>
    </w:p>
    <w:p w14:paraId="10616CEA" w14:textId="77777777" w:rsidR="00586260" w:rsidRDefault="00000000">
      <w:pPr>
        <w:pStyle w:val="Corpodetexto"/>
      </w:pPr>
      <w:r>
        <w:rPr>
          <w:b/>
          <w:bCs/>
        </w:rPr>
        <w:t xml:space="preserve">Fundamentação de origem.</w:t>
      </w:r>
      <w:r>
        <w:t xml:space="preserve"> O documento de origem tratava o brincar em dois eixos: o da cidade, que propunha ampliar o acesso a espaços públicos de convivência e lazer e assegurar ambientes saudáveis para o brincar, e o de cultura, esporte e lazer, que reconhecia essas dimensões como direitos na primeira infância e como parte do desenvolvimento integral, da proteção e do pertencimento, lembrando que desigualdades raciais e territoriais limitam o acesso de crianças negras, indígenas e periféricas a experiências que ampliam repertórios, fortalecem identidades e criam vínculos comunitários. Esses textos estão integralmente preservados no Anexo A.</w:t>
      </w:r>
    </w:p>
    <w:p w14:paraId="10616CEB" w14:textId="77777777" w:rsidR="00586260" w:rsidRDefault="00000000">
      <w:pPr>
        <w:pStyle w:val="Corpodetexto"/>
      </w:pPr>
      <w:r>
        <w:rPr>
          <w:b/>
          <w:bCs/>
        </w:rPr>
        <w:t xml:space="preserve">Situação atual.</w:t>
      </w:r>
      <w:r>
        <w:t xml:space="preserve"> A escuta de doze crianças de quatro a seis anos na Maré, descrita no capítulo 6, é a evidência disponível sobre a experiência do brincar, e as crianças relataram situações ligadas à cor da pele já nessa idade. Não há, na minuta, inventário municipal de espaços de brincar por território com dados de uso. A seção 4.6 indica o que observar.</w:t>
      </w:r>
    </w:p>
    <w:p w14:paraId="10616CEC" w14:textId="77777777" w:rsidR="00586260" w:rsidRDefault="00000000">
      <w:pPr>
        <w:pStyle w:val="Corpodetexto"/>
      </w:pPr>
      <w:r>
        <w:rPr>
          <w:b/>
          <w:bCs/>
        </w:rPr>
        <w:t xml:space="preserve">Resposta pública de referência.</w:t>
      </w:r>
      <w:r>
        <w:t xml:space="preserve"> O programa </w:t>
      </w:r>
      <w:hyperlink r:id="rId40">
        <w:r>
          <w:rPr>
            <w:rStyle w:val="Hyperlink"/>
          </w:rPr>
          <w:t xml:space="preserve">Praça da Primeira Infância</w:t>
        </w:r>
      </w:hyperlink>
      <w:r>
        <w:t xml:space="preserve">, apresentado no eixo Direito à Cidade, documenta uma iniciativa municipal voltada explicitamente a crianças de 0 a 6 anos. Para o brincar, interessa verificar funcionamento, adequação dos brinquedos, contato com a natureza e condições de uso com cuidadores. A descrição institucional do programa não constitui inventário atualizado dos espaços entregues nem demonstra sua utilização pelas crianças negras. A mesma iniciativa é uma interface entre os eixos, sem dupla contagem de equipamentos.</w:t>
      </w:r>
    </w:p>
    <w:p w14:paraId="10616CED" w14:textId="77777777" w:rsidR="00586260" w:rsidRDefault="00000000">
      <w:pPr>
        <w:pStyle w:val="Corpodetexto"/>
      </w:pPr>
      <w:r>
        <w:rPr>
          <w:b/>
          <w:bCs/>
        </w:rPr>
        <w:t xml:space="preserve">Desafios prioritários.</w:t>
      </w:r>
      <w:r>
        <w:t xml:space="preserve"> Acompanhar o uso, a manutenção, a acessibilidade e a adequação etária dos espaços, e não apenas a sua entrega. Observar as práticas e as respostas ao racismo nas unidades, com avaliação participativa.</w:t>
      </w:r>
    </w:p>
    <w:p w14:paraId="10616CEE" w14:textId="77777777" w:rsidR="00586260" w:rsidRDefault="00000000">
      <w:pPr>
        <w:pStyle w:val="Corpodetexto"/>
      </w:pPr>
      <w:r>
        <w:rPr>
          <w:b/>
          <w:bCs/>
        </w:rPr>
        <w:t xml:space="preserve">Caminhos de intervenção.</w:t>
      </w:r>
      <w:r>
        <w:t xml:space="preserve"> A primeira via é acompanhar os espaços de brincar depois da entrega: funcionamento, manutenção, acessibilidade, adequação às idades, sombra e contato com a natureza, com a presença dos cuidadores considerada parte do uso. A segunda é levar a avaliação participativa das práticas, dos materiais e das respostas ao racismo para dentro das unidades de educação infantil, conforme a estratégia transversal da seção 9.3, com participação das próprias crianças por observação e formas expressivas adequadas à idade, incluindo bebês e crianças com comunicação não verbal. A terceira é a representatividade nos brinquedos, nos livros e nas brincadeiras oferecidas nos espaços públicos e nas unidades, como critério de qualidade e não como atividade pontual. Os caminhos usam o programa municipal de praças e a rede de educação infantil já existentes.</w:t>
      </w:r>
    </w:p>
    <w:p w14:paraId="10616CEF" w14:textId="77777777" w:rsidR="00586260" w:rsidRDefault="00000000">
      <w:pPr>
        <w:pStyle w:val="Corpodetexto"/>
        <w:keepNext/>
        <w:pageBreakBefore/>
      </w:pPr>
      <w:r>
        <w:rPr>
          <w:b/>
          <w:bCs/>
        </w:rPr>
        <w:t xml:space="preserve">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CF3"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CF0" w14:textId="77777777" w:rsidR="00586260" w:rsidRDefault="00000000">
            <w:pPr>
              <w:pStyle w:val="Compact"/>
              <w:keepNext/>
              <w:spacing w:before="0" w:after="40"/>
            </w:pPr>
            <w:r>
              <w:rPr>
                <w:b/>
                <w:sz w:val="18"/>
              </w:rPr>
              <w:t xml:space="preserve">ID de origem</w:t>
            </w:r>
          </w:p>
        </w:tc>
        <w:tc>
          <w:tcPr>
            <w:tcW w:w="5737" w:type="dxa"/>
            <w:shd w:val="clear" w:color="auto" w:fill="E8EEF2"/>
          </w:tcPr>
          <w:p w14:paraId="10616CF1" w14:textId="77777777" w:rsidR="00586260" w:rsidRDefault="00000000">
            <w:pPr>
              <w:pStyle w:val="Compact"/>
              <w:keepNext/>
              <w:spacing w:before="0" w:after="40"/>
            </w:pPr>
            <w:r>
              <w:rPr>
                <w:b/>
                <w:sz w:val="18"/>
              </w:rPr>
              <w:t xml:space="preserve">Objetivo estratégico</w:t>
            </w:r>
          </w:p>
        </w:tc>
        <w:tc>
          <w:tcPr>
            <w:tcW w:w="7172" w:type="dxa"/>
            <w:shd w:val="clear" w:color="auto" w:fill="E8EEF2"/>
          </w:tcPr>
          <w:p w14:paraId="10616CF2" w14:textId="77777777" w:rsidR="00586260" w:rsidRDefault="00000000">
            <w:pPr>
              <w:pStyle w:val="Compact"/>
              <w:keepNext/>
              <w:spacing w:before="0" w:after="40"/>
            </w:pPr>
            <w:r>
              <w:rPr>
                <w:b/>
                <w:sz w:val="18"/>
              </w:rPr>
              <w:t xml:space="preserve">Indicadores propostos</w:t>
            </w:r>
          </w:p>
        </w:tc>
      </w:tr>
      <w:tr w:rsidR="00586260" w14:paraId="10616CF7" w14:textId="77777777" w:rsidTr="00586260">
        <w:trPr>
          <w:cantSplit/>
        </w:trPr>
        <w:tc>
          <w:tcPr>
            <w:tcW w:w="1434" w:type="dxa"/>
          </w:tcPr>
          <w:p w14:paraId="10616CF4" w14:textId="77777777" w:rsidR="00586260" w:rsidRDefault="00000000">
            <w:pPr>
              <w:pStyle w:val="Compact"/>
              <w:keepNext/>
              <w:spacing w:before="0" w:after="40"/>
            </w:pPr>
            <w:r>
              <w:rPr>
                <w:sz w:val="18"/>
              </w:rPr>
              <w:t xml:space="preserve">A1.2 (p. 27)</w:t>
            </w:r>
          </w:p>
        </w:tc>
        <w:tc>
          <w:tcPr>
            <w:tcW w:w="5737" w:type="dxa"/>
          </w:tcPr>
          <w:p w14:paraId="10616CF5" w14:textId="77777777" w:rsidR="00586260" w:rsidRDefault="00000000">
            <w:pPr>
              <w:pStyle w:val="Compact"/>
              <w:keepNext/>
              <w:spacing w:before="0" w:after="40"/>
            </w:pPr>
            <w:r>
              <w:rPr>
                <w:sz w:val="18"/>
              </w:rPr>
              <w:t xml:space="preserve">2. Ampliar espaços de brincar, conviver e circular com segurança, com ampliação de áreas verdes e prioridade para territórios vulnerabilizados.</w:t>
            </w:r>
          </w:p>
        </w:tc>
        <w:tc>
          <w:tcPr>
            <w:tcW w:w="7172" w:type="dxa"/>
          </w:tcPr>
          <w:p w14:paraId="10616CF6" w14:textId="77777777" w:rsidR="00586260" w:rsidRDefault="00000000">
            <w:pPr>
              <w:pStyle w:val="Compact"/>
              <w:keepNext/>
              <w:spacing w:before="0" w:after="40"/>
            </w:pPr>
            <w:r>
              <w:rPr>
                <w:sz w:val="18"/>
              </w:rPr>
              <w:t xml:space="preserve">Número de novos espaços de brincar implantados em territórios prioritários.</w:t>
            </w:r>
          </w:p>
        </w:tc>
      </w:tr>
    </w:tbl>
    <w:p w14:paraId="10616CF8" w14:textId="77777777" w:rsidR="00586260" w:rsidRDefault="00000000">
      <w:pPr>
        <w:pStyle w:val="FirstParagraph"/>
      </w:pPr>
      <w:r>
        <w:rPr>
          <w:b/>
          <w:bCs/>
        </w:rPr>
        <w:t xml:space="preserve">Resultado esperado.</w:t>
      </w:r>
      <w:r>
        <w:t xml:space="preserve"> Mais oportunidades de brincar e conviver em espaços próximos, acessíveis, seguros e adequados às diferentes idades e referências culturais.</w:t>
      </w:r>
    </w:p>
    <w:p w14:paraId="10616CF9" w14:textId="77777777" w:rsidR="00586260" w:rsidRDefault="00000000">
      <w:pPr>
        <w:pStyle w:val="Ttulo3"/>
        <w:pageBreakBefore/>
      </w:pPr>
      <w:bookmarkStart w:id="45" w:name="_7ac9af4cb9be9324b6907b6668bf2d7caff8a2f"/>
      <w:bookmarkEnd w:id="44"/>
      <w:r>
        <w:t xml:space="preserve">8.7. Eixo 7 — Participação</w:t>
      </w:r>
    </w:p>
    <w:p w14:paraId="10616CFA" w14:textId="77777777" w:rsidR="00586260" w:rsidRDefault="00000000">
      <w:pPr>
        <w:pStyle w:val="FirstParagraph"/>
      </w:pPr>
      <w:r>
        <w:rPr>
          <w:b/>
          <w:bCs/>
        </w:rPr>
        <w:t xml:space="preserve">Escopo e objetivo geral.</w:t>
      </w:r>
      <w:r>
        <w:t xml:space="preserve"> O protagonismo infantil requer formas de escuta adequadas às diferentes idades e expressões, registro das contribuições e consideração das perspectivas das crianças nas decisões. O eixo busca enfrentar a exclusão e a baixa influência das crianças negras, periféricas e com comunicação não verbal nas decisões que afetam sua vida. Não se presume ausência dessas crianças em todos os processos existentes. Seu objetivo geral é que as formas de expressão das crianças pequenas sejam reconhecidas e consideradas, com diversidade racial e territorial e devolutiva. Os objetivos preservam a participação das famílias e cuidadores, sem substituir a voz das crianças pela representação dos adultos.</w:t>
      </w:r>
    </w:p>
    <w:p w14:paraId="10616CFB" w14:textId="77777777" w:rsidR="00586260" w:rsidRDefault="00000000">
      <w:pPr>
        <w:pStyle w:val="Corpodetexto"/>
      </w:pPr>
      <w:r>
        <w:rPr>
          <w:b/>
          <w:bCs/>
        </w:rPr>
        <w:t xml:space="preserve">Fundamentação de origem.</w:t>
      </w:r>
      <w:r>
        <w:t xml:space="preserve"> O documento de origem afirmava que o sucesso do Plano depende de sua disseminação, apropriação social e continuidade política, e que ele deve ser conhecido, compreendido e cogovernado por famílias, comunidades, instituições e pelas próprias crianças. Propunha institucionalizar a escuta de crianças e cuidadores como prática estruturante da governança, com mecanismos permanentes de participação e devolutivas públicas, atentos às desigualdades territoriais e raciais. A comunicação pública e a participação social no monitoramento, que o original reunia no mesmo eixo, estão na seção 9.1 desta versão. O texto de origem está integralmente preservado no Anexo A.</w:t>
      </w:r>
    </w:p>
    <w:p w14:paraId="10616CFC" w14:textId="77777777" w:rsidR="00586260" w:rsidRDefault="00000000">
      <w:pPr>
        <w:pStyle w:val="Corpodetexto"/>
      </w:pPr>
      <w:r>
        <w:rPr>
          <w:b/>
          <w:bCs/>
        </w:rPr>
        <w:t xml:space="preserve">Situação atual.</w:t>
      </w:r>
      <w:r>
        <w:t xml:space="preserve"> O Plano dispõe da escuta online com equipes, organizações e famílias e da escuta presencial de doze crianças da Maré. Bebês e crianças com comunicação não verbal ainda não foram incluídos. A iniciativa da SME descrita abaixo oferece um antecedente de escuta na educação infantil, mas as fontes consultadas não confirmam sua continuidade como mecanismo permanente em 2026.</w:t>
      </w:r>
    </w:p>
    <w:p w14:paraId="10616CFD" w14:textId="77777777" w:rsidR="00586260" w:rsidRDefault="00000000">
      <w:pPr>
        <w:pStyle w:val="Corpodetexto"/>
      </w:pPr>
      <w:r>
        <w:rPr>
          <w:b/>
          <w:bCs/>
        </w:rPr>
        <w:t xml:space="preserve">Resposta pública de referência.</w:t>
      </w:r>
      <w:r>
        <w:t xml:space="preserve"> A SME documenta o </w:t>
      </w:r>
      <w:hyperlink r:id="rId41">
        <w:r>
          <w:rPr>
            <w:rStyle w:val="Hyperlink"/>
          </w:rPr>
          <w:t xml:space="preserve">Participa Criança Carioca</w:t>
        </w:r>
      </w:hyperlink>
      <w:r>
        <w:t xml:space="preserve">, mobilização de unidades de educação infantil. A primeira edição, em novembro de 2022, reuniu narrativas sobre a cidade em 481 unidades. A página, atualizada em março de 2023, anuncia a segunda edição. Trata-se de antecedente concreto de participação na educação infantil. Não comprova, porém, funcionamento permanente em 2026, participação de bebês, diversidade racial dos participantes ou incorporação das contribuições em decisões. Essas dimensões precisam ser distinguidas da realização da escuta.</w:t>
      </w:r>
    </w:p>
    <w:p w14:paraId="10616CFE" w14:textId="77777777" w:rsidR="00586260" w:rsidRDefault="00000000">
      <w:pPr>
        <w:pStyle w:val="Corpodetexto"/>
      </w:pPr>
      <w:r>
        <w:rPr>
          <w:b/>
          <w:bCs/>
        </w:rPr>
        <w:t xml:space="preserve">Desafios prioritários.</w:t>
      </w:r>
      <w:r>
        <w:t xml:space="preserve"> Incluir bebês e crianças pequenas por observação e formas expressivas apropriadas. Registrar as contribuições e as respostas dadas a elas. Garantir diversidade racial e territorial nas escutas, sem tomar a quantidade de processos como prova de representatividade.</w:t>
      </w:r>
    </w:p>
    <w:p w14:paraId="10616CFF" w14:textId="77777777" w:rsidR="00586260" w:rsidRDefault="00000000">
      <w:pPr>
        <w:pStyle w:val="Corpodetexto"/>
      </w:pPr>
      <w:r>
        <w:rPr>
          <w:b/>
          <w:bCs/>
        </w:rPr>
        <w:t xml:space="preserve">Caminhos de intervenção.</w:t>
      </w:r>
      <w:r>
        <w:t xml:space="preserve"> A primeira via é um mecanismo permanente de escuta da primeira infância, que inclua bebês e crianças com comunicação não verbal por observação e formas expressivas apropriadas, com diversidade racial e territorial assegurada na seleção dos territórios e das unidades. A segunda é a devolutiva: cada escuta registra o que as crianças e as famílias disseram, o que foi decidido e o que foi respondido a elas, em linguagem acessível. A terceira é a presença dessas contribuições nas revisões do Plano e nos planos de trabalho dos eixos, para que a participação altere decisões e não apenas as ilustre. O Participa Criança Carioca documenta uma experiência de mobilização da rede em 2022 que pode informar essa proposta, sem demonstrar capacidade atual para um mecanismo permanente ou para a participação de bebês.</w:t>
      </w:r>
    </w:p>
    <w:p w14:paraId="10616D00" w14:textId="77777777" w:rsidR="00586260" w:rsidRDefault="00000000">
      <w:pPr>
        <w:pStyle w:val="Corpodetexto"/>
        <w:keepNext/>
        <w:pageBreakBefore/>
      </w:pPr>
      <w:r>
        <w:rPr>
          <w:b/>
          <w:bCs/>
        </w:rPr>
        <w:t xml:space="preserve">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D04"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D01" w14:textId="77777777" w:rsidR="00586260" w:rsidRDefault="00000000">
            <w:pPr>
              <w:pStyle w:val="Compact"/>
              <w:keepNext/>
              <w:spacing w:before="0" w:after="40"/>
            </w:pPr>
            <w:r>
              <w:rPr>
                <w:b/>
                <w:sz w:val="18"/>
              </w:rPr>
              <w:t xml:space="preserve">ID de origem</w:t>
            </w:r>
          </w:p>
        </w:tc>
        <w:tc>
          <w:tcPr>
            <w:tcW w:w="5737" w:type="dxa"/>
            <w:shd w:val="clear" w:color="auto" w:fill="E8EEF2"/>
          </w:tcPr>
          <w:p w14:paraId="10616D02" w14:textId="77777777" w:rsidR="00586260" w:rsidRDefault="00000000">
            <w:pPr>
              <w:pStyle w:val="Compact"/>
              <w:keepNext/>
              <w:spacing w:before="0" w:after="40"/>
            </w:pPr>
            <w:r>
              <w:rPr>
                <w:b/>
                <w:sz w:val="18"/>
              </w:rPr>
              <w:t xml:space="preserve">Objetivo estratégico</w:t>
            </w:r>
          </w:p>
        </w:tc>
        <w:tc>
          <w:tcPr>
            <w:tcW w:w="7172" w:type="dxa"/>
            <w:shd w:val="clear" w:color="auto" w:fill="E8EEF2"/>
          </w:tcPr>
          <w:p w14:paraId="10616D03" w14:textId="77777777" w:rsidR="00586260" w:rsidRDefault="00000000">
            <w:pPr>
              <w:pStyle w:val="Compact"/>
              <w:keepNext/>
              <w:spacing w:before="0" w:after="40"/>
            </w:pPr>
            <w:r>
              <w:rPr>
                <w:b/>
                <w:sz w:val="18"/>
              </w:rPr>
              <w:t xml:space="preserve">Indicadores propostos</w:t>
            </w:r>
          </w:p>
        </w:tc>
      </w:tr>
      <w:tr w:rsidR="00586260" w14:paraId="10616D08" w14:textId="77777777" w:rsidTr="00586260">
        <w:trPr>
          <w:cantSplit/>
        </w:trPr>
        <w:tc>
          <w:tcPr>
            <w:tcW w:w="1434" w:type="dxa"/>
          </w:tcPr>
          <w:p w14:paraId="10616D05" w14:textId="77777777" w:rsidR="00586260" w:rsidRDefault="00000000">
            <w:pPr>
              <w:pStyle w:val="Compact"/>
              <w:keepNext/>
              <w:spacing w:before="0" w:after="40"/>
            </w:pPr>
            <w:r>
              <w:rPr>
                <w:sz w:val="18"/>
              </w:rPr>
              <w:t xml:space="preserve">A1.3 (p. 27)</w:t>
            </w:r>
          </w:p>
        </w:tc>
        <w:tc>
          <w:tcPr>
            <w:tcW w:w="5737" w:type="dxa"/>
          </w:tcPr>
          <w:p w14:paraId="10616D06" w14:textId="77777777" w:rsidR="00586260" w:rsidRDefault="00000000">
            <w:pPr>
              <w:pStyle w:val="Compact"/>
              <w:keepNext/>
              <w:spacing w:before="0" w:after="40"/>
            </w:pPr>
            <w:r>
              <w:rPr>
                <w:sz w:val="18"/>
              </w:rPr>
              <w:t xml:space="preserve">3. Criar mecanismos permanentes e protegidos de participação e escuta de famílias e crianças nas políticas intersetoriais da primeira infância.</w:t>
            </w:r>
          </w:p>
        </w:tc>
        <w:tc>
          <w:tcPr>
            <w:tcW w:w="7172" w:type="dxa"/>
          </w:tcPr>
          <w:p w14:paraId="10616D07" w14:textId="77777777" w:rsidR="00586260" w:rsidRDefault="00000000">
            <w:pPr>
              <w:pStyle w:val="Compact"/>
              <w:keepNext/>
              <w:spacing w:before="0" w:after="40"/>
            </w:pPr>
            <w:r>
              <w:rPr>
                <w:sz w:val="18"/>
              </w:rPr>
              <w:t xml:space="preserve">Percentual de territórios prioritários com mecanismo permanente de escuta da primeira infância em funcionamento.</w:t>
            </w:r>
          </w:p>
        </w:tc>
      </w:tr>
      <w:tr w:rsidR="00586260" w14:paraId="10616D0C" w14:textId="77777777" w:rsidTr="00586260">
        <w:trPr>
          <w:cantSplit/>
        </w:trPr>
        <w:tc>
          <w:tcPr>
            <w:tcW w:w="1434" w:type="dxa"/>
          </w:tcPr>
          <w:p w14:paraId="10616D09" w14:textId="77777777" w:rsidR="00586260" w:rsidRDefault="00000000">
            <w:pPr>
              <w:pStyle w:val="Compact"/>
              <w:keepNext/>
              <w:spacing w:before="0" w:after="40"/>
            </w:pPr>
            <w:r>
              <w:rPr>
                <w:sz w:val="18"/>
              </w:rPr>
              <w:t xml:space="preserve">A5.4 (p. 39)</w:t>
            </w:r>
          </w:p>
        </w:tc>
        <w:tc>
          <w:tcPr>
            <w:tcW w:w="5737" w:type="dxa"/>
          </w:tcPr>
          <w:p w14:paraId="10616D0A" w14:textId="77777777" w:rsidR="00586260" w:rsidRDefault="00000000">
            <w:pPr>
              <w:pStyle w:val="Compact"/>
              <w:keepNext/>
              <w:spacing w:before="0" w:after="40"/>
            </w:pPr>
            <w:r>
              <w:rPr>
                <w:sz w:val="18"/>
              </w:rPr>
              <w:t xml:space="preserve">4. Institucionalizar a escuta da primeira infância, incorporando as vozes das crianças e de seus cuidadores como parte estruturante da governança do PMPIA.</w:t>
            </w:r>
          </w:p>
        </w:tc>
        <w:tc>
          <w:tcPr>
            <w:tcW w:w="7172" w:type="dxa"/>
          </w:tcPr>
          <w:p w14:paraId="10616D0B" w14:textId="77777777" w:rsidR="00586260" w:rsidRDefault="00000000">
            <w:pPr>
              <w:pStyle w:val="Compact"/>
              <w:keepNext/>
              <w:spacing w:before="0" w:after="40"/>
            </w:pPr>
            <w:r>
              <w:rPr>
                <w:sz w:val="18"/>
              </w:rPr>
              <w:t xml:space="preserve">Número de processos de escuta de crianças realizados no âmbito do PMPIA.</w:t>
            </w:r>
            <w:r>
              <w:br/>
              <w:br/>
            </w:r>
            <w:r>
              <w:rPr>
                <w:sz w:val="18"/>
              </w:rPr>
              <w:t xml:space="preserve">Existência de metodologia validada e replicável de escuta e participação das crianças.</w:t>
            </w:r>
            <w:r>
              <w:br/>
              <w:br/>
            </w:r>
            <w:r>
              <w:rPr>
                <w:sz w:val="18"/>
              </w:rPr>
              <w:t xml:space="preserve">Incorporação das devolutivas infantis em documentos, diagnósticos ou decisões do PMPIA.</w:t>
            </w:r>
          </w:p>
        </w:tc>
      </w:tr>
    </w:tbl>
    <w:p w14:paraId="10616D0D" w14:textId="77777777" w:rsidR="00586260" w:rsidRDefault="00000000">
      <w:pPr>
        <w:pStyle w:val="FirstParagraph"/>
      </w:pPr>
      <w:r>
        <w:rPr>
          <w:b/>
          <w:bCs/>
        </w:rPr>
        <w:t xml:space="preserve">Resultado esperado.</w:t>
      </w:r>
      <w:r>
        <w:t xml:space="preserve"> Perspectivas e formas de expressão das crianças pequenas reconhecidas e consideradas nas decisões, com diversidade racial e territorial e devolutivas apropriadas.</w:t>
      </w:r>
    </w:p>
    <w:p w14:paraId="10616D0E" w14:textId="77777777" w:rsidR="00586260" w:rsidRDefault="00000000">
      <w:pPr>
        <w:pStyle w:val="Ttulo3"/>
        <w:pageBreakBefore/>
      </w:pPr>
      <w:bookmarkStart w:id="46" w:name="_afcefaaa06e684cf4a9912ac30e33766feb6818"/>
      <w:bookmarkEnd w:id="45"/>
      <w:r>
        <w:t xml:space="preserve">8.8. Eixo 8 — Moradia</w:t>
      </w:r>
    </w:p>
    <w:p w14:paraId="10616D0F" w14:textId="77777777" w:rsidR="00586260" w:rsidRDefault="00000000">
      <w:pPr>
        <w:pStyle w:val="FirstParagraph"/>
      </w:pPr>
      <w:r>
        <w:rPr>
          <w:b/>
          <w:bCs/>
        </w:rPr>
        <w:t xml:space="preserve">Escopo e objetivo geral.</w:t>
      </w:r>
      <w:r>
        <w:t xml:space="preserve"> O eixo reconhece a moradia como condição de desenvolvimento e proteção. O eixo busca enfrentar desigualdades raciais nas condições domiciliares das famílias com crianças pequenas. A concentração dessas privações no município ainda exige cruzamento de idade, raça/cor e condições de água, esgotamento e habitação. Seu objetivo geral é que essas famílias tenham condições domiciliares adequadas ao cuidado, à higiene, ao repouso e ao desenvolvimento, com a diferença racial e territorial reduzida. A revisão desdobrou o componente domiciliar do objetivo de justiça ambiental, preservando a ligação com infraestrutura e riscos no eixo Direito à Cidade, e não cria programa habitacional, meta numérica ou prazo.</w:t>
      </w:r>
    </w:p>
    <w:p w14:paraId="10616D10" w14:textId="77777777" w:rsidR="00586260" w:rsidRDefault="00000000">
      <w:pPr>
        <w:pStyle w:val="Corpodetexto"/>
      </w:pPr>
      <w:r>
        <w:rPr>
          <w:b/>
          <w:bCs/>
        </w:rPr>
        <w:t xml:space="preserve">Fundamentação de origem.</w:t>
      </w:r>
      <w:r>
        <w:t xml:space="preserve"> O documento de origem incluía o saneamento básico e as condições de moradia entre as dimensões do racismo ambiental, no eixo da cidade, ao reconhecer que o acesso desigual a saneamento, a vulnerabilidade climática e a precarização urbana produzem impactos diretos sobre a saúde, o desenvolvimento e a segurança desde os primeiros anos de vida. O decreto municipal dá à moradia um eixo próprio, e esta revisão desloca para cá o componente domiciliar daquele texto, preservando o restante no eixo Direito à Cidade. O texto de origem está integralmente preservado no Anexo A.</w:t>
      </w:r>
    </w:p>
    <w:p w14:paraId="10616D11" w14:textId="77777777" w:rsidR="00586260" w:rsidRDefault="00000000">
      <w:pPr>
        <w:pStyle w:val="Corpodetexto"/>
      </w:pPr>
      <w:r>
        <w:rPr>
          <w:b/>
          <w:bCs/>
        </w:rPr>
        <w:t xml:space="preserve">Situação atual.</w:t>
      </w:r>
      <w:r>
        <w:t xml:space="preserve"> </w:t>
      </w:r>
      <w:del w:id="9032" w:author="Revisão IPP" w:date="2026-10-19T12:00:00Z">
        <w:r>
          <w:delText xml:space="preserve">O Cadastro Único registra 194.138 crianças de 0 a 5 anos inscritas, em 173.768 famílias</w:delText>
        </w:r>
      </w:del>
      <w:ins w:id="9033" w:author="Revisão IPP" w:date="2026-10-19T12:00:00Z">
        <w:r>
          <w:t xml:space="preserve">O Cadastro Único registra 200.784 crianças de 0 a 5 anos inscritas (julho de 2026), em 178.838 famílias</w:t>
        </w:r>
      </w:ins>
      <w:r>
        <w:t xml:space="preserve">, cerca de metade das crianças dessa idade contadas pelo Censo. </w:t>
      </w:r>
      <w:commentRangeStart w:id="124"/>
      <w:del w:id="9034" w:author="Revisão IPP" w:date="2026-10-19T12:00:00Z">
        <w:r>
          <w:delText xml:space="preserve">Uma extração provisória do IPP, de agosto de 2026, descreve banheiro, abastecimento de água e esgotamento nos domicílios com crianças de 0 a 3 e de 4 a 6 anos, com campos de qualidade a validar.</w:delText>
        </w:r>
      </w:del>
      <w:ins w:id="9035" w:author="Revisão IPP" w:date="2026-10-19T12:00:00Z">
        <w:r>
          <w:t xml:space="preserve">Pelos critérios da Fundação João Pinheiro, 5,9% dessas crianças vivem em domicílio com inadequação habitacional, 43,2% em déficit habitacional e 51,6% em domicílio com mais de duas pessoas por dormitório.</w:t>
        </w:r>
      </w:ins>
      <w:commentRangeEnd w:id="124"/>
      <w:r>
        <w:commentReference w:id="124"/>
      </w:r>
      <w:r>
        <w:t xml:space="preserve"> A seção 4.4 detalha os limites.</w:t>
      </w:r>
    </w:p>
    <w:p w14:paraId="10616D12" w14:textId="77777777" w:rsidR="00586260" w:rsidRDefault="00000000">
      <w:pPr>
        <w:pStyle w:val="Corpodetexto"/>
      </w:pPr>
      <w:r>
        <w:rPr>
          <w:b/>
          <w:bCs/>
        </w:rPr>
        <w:t xml:space="preserve">Resposta pública de referência.</w:t>
      </w:r>
      <w:r>
        <w:t xml:space="preserve"> O </w:t>
      </w:r>
      <w:hyperlink r:id="rId42">
        <w:r>
          <w:rPr>
            <w:rStyle w:val="Hyperlink"/>
          </w:rPr>
          <w:t xml:space="preserve">Casa Carioca</w:t>
        </w:r>
      </w:hyperlink>
      <w:r>
        <w:t xml:space="preserve"> é uma resposta habitacional documentada. Em notícia de 01/06/2024, a Prefeitura registra reformas no Jacarezinho e em outros territórios, incluindo instalações hidráulicas e sanitárias, ventilação e adequações de acessibilidade. A publicação relata identificação de famílias pelo Territórios Sociais, do IPP em parceria com o ONU-Habitat. É uma referência de melhoria das condições domiciliares, mas não apresenta resultados específicos para famílias com crianças de 0 a 6 anos por raça/cor. Não permite calcular a cobertura habitacional da primeira infância nem pressupor atendimento atual de todas as famílias elegíveis.</w:t>
      </w:r>
    </w:p>
    <w:p w14:paraId="10616D13" w14:textId="77777777" w:rsidR="00586260" w:rsidRDefault="00000000">
      <w:pPr>
        <w:pStyle w:val="Corpodetexto"/>
      </w:pPr>
      <w:r>
        <w:rPr>
          <w:b/>
          <w:bCs/>
        </w:rPr>
        <w:t xml:space="preserve">Desafios prioritários.</w:t>
      </w:r>
      <w:r>
        <w:t xml:space="preserve"> Definir com a Secretaria de Habitação e o IPP os critérios de adequação, a base e o recorte racial. Lembrar que o cadastro descreve inscritos e que as crianças fora dele continuam sendo público do Plano.</w:t>
      </w:r>
    </w:p>
    <w:p w14:paraId="10616D14" w14:textId="77777777" w:rsidR="00586260" w:rsidRDefault="00000000">
      <w:pPr>
        <w:pStyle w:val="Corpodetexto"/>
      </w:pPr>
      <w:r>
        <w:rPr>
          <w:b/>
          <w:bCs/>
        </w:rPr>
        <w:t xml:space="preserve">Caminhos de intervenção.</w:t>
      </w:r>
      <w:r>
        <w:t xml:space="preserve"> A primeira via é definir, com a Secretaria Municipal de Habitação e o IPP, a base domiciliar e os critérios de adequação de água, esgotamento e banheiro para as famílias com crianças pequenas, com o recorte racial aplicado por regra explícita. A segunda é usar essa base para orientar a priorização de melhorias habitacionais nos domicílios com crianças de 0 a 6 anos, conforme a elegibilidade e o escopo dos programas existentes, com registro de quem foi atendido. Necessidades de ligação às redes de água e esgoto devem ser diferenciadas das reformas internas e encaminhadas aos responsáveis pertinentes, sem presumir que o programa habitacional documentado execute essas ligações. A terceira é articular a visita domiciliar da saúde e da assistência à identificação de condições de moradia que interferem no cuidado, para que a informação chegue à política habitacional. Os caminhos não criam programa habitacional nem meta de unidades.</w:t>
      </w:r>
    </w:p>
    <w:p w14:paraId="10616D15" w14:textId="77777777" w:rsidR="00586260" w:rsidRDefault="00000000">
      <w:pPr>
        <w:pStyle w:val="Corpodetexto"/>
        <w:keepNext/>
        <w:pageBreakBefore/>
      </w:pPr>
      <w:r>
        <w:rPr>
          <w:b/>
          <w:bCs/>
        </w:rPr>
        <w:t xml:space="preserve">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D19"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D16" w14:textId="77777777" w:rsidR="00586260" w:rsidRDefault="00000000">
            <w:pPr>
              <w:pStyle w:val="Compact"/>
              <w:keepNext/>
              <w:spacing w:before="0" w:after="40"/>
            </w:pPr>
            <w:r>
              <w:rPr>
                <w:b/>
                <w:sz w:val="18"/>
              </w:rPr>
              <w:t xml:space="preserve">ID de origem</w:t>
            </w:r>
          </w:p>
        </w:tc>
        <w:tc>
          <w:tcPr>
            <w:tcW w:w="5737" w:type="dxa"/>
            <w:shd w:val="clear" w:color="auto" w:fill="E8EEF2"/>
          </w:tcPr>
          <w:p w14:paraId="10616D17" w14:textId="77777777" w:rsidR="00586260" w:rsidRDefault="00000000">
            <w:pPr>
              <w:pStyle w:val="Compact"/>
              <w:keepNext/>
              <w:spacing w:before="0" w:after="40"/>
            </w:pPr>
            <w:r>
              <w:rPr>
                <w:b/>
                <w:sz w:val="18"/>
              </w:rPr>
              <w:t xml:space="preserve">Objetivo estratégico</w:t>
            </w:r>
          </w:p>
        </w:tc>
        <w:tc>
          <w:tcPr>
            <w:tcW w:w="7172" w:type="dxa"/>
            <w:shd w:val="clear" w:color="auto" w:fill="E8EEF2"/>
          </w:tcPr>
          <w:p w14:paraId="10616D18" w14:textId="77777777" w:rsidR="00586260" w:rsidRDefault="00000000">
            <w:pPr>
              <w:pStyle w:val="Compact"/>
              <w:keepNext/>
              <w:spacing w:before="0" w:after="40"/>
            </w:pPr>
            <w:r>
              <w:rPr>
                <w:b/>
                <w:sz w:val="18"/>
              </w:rPr>
              <w:t xml:space="preserve">Indicadores propostos</w:t>
            </w:r>
          </w:p>
        </w:tc>
      </w:tr>
      <w:tr w:rsidR="00586260" w14:paraId="10616D1D" w14:textId="77777777" w:rsidTr="00586260">
        <w:trPr>
          <w:cantSplit/>
        </w:trPr>
        <w:tc>
          <w:tcPr>
            <w:tcW w:w="1434" w:type="dxa"/>
          </w:tcPr>
          <w:p w14:paraId="10616D1A" w14:textId="77777777" w:rsidR="00586260" w:rsidRDefault="00000000">
            <w:pPr>
              <w:pStyle w:val="Compact"/>
              <w:keepNext/>
              <w:spacing w:before="0" w:after="40"/>
            </w:pPr>
            <w:r>
              <w:rPr>
                <w:sz w:val="18"/>
              </w:rPr>
              <w:t xml:space="preserve">A1.4b (p. 28)</w:t>
            </w:r>
          </w:p>
        </w:tc>
        <w:tc>
          <w:tcPr>
            <w:tcW w:w="5737" w:type="dxa"/>
          </w:tcPr>
          <w:p w14:paraId="10616D1B" w14:textId="77777777" w:rsidR="00586260" w:rsidRDefault="00000000">
            <w:pPr>
              <w:pStyle w:val="Compact"/>
              <w:keepNext/>
              <w:spacing w:before="0" w:after="40"/>
            </w:pPr>
            <w:r>
              <w:rPr>
                <w:sz w:val="18"/>
              </w:rPr>
              <w:t xml:space="preserve">Promover condições adequadas de moradia para famílias com crianças na primeira infância, com atenção ao acesso à água e ao esgotamento sanitário e à redução das desigualdades raciais e territoriais.</w:t>
            </w:r>
          </w:p>
        </w:tc>
        <w:tc>
          <w:tcPr>
            <w:tcW w:w="7172" w:type="dxa"/>
          </w:tcPr>
          <w:p w14:paraId="10616D1C" w14:textId="77777777" w:rsidR="00586260" w:rsidRDefault="00000000">
            <w:pPr>
              <w:pStyle w:val="Compact"/>
              <w:keepNext/>
              <w:spacing w:before="0" w:after="40"/>
            </w:pPr>
            <w:r>
              <w:rPr>
                <w:sz w:val="18"/>
              </w:rPr>
              <w:t xml:space="preserve">Percentual de domicílios com crianças de 0 a 6 anos com acesso adequado à água e ao esgotamento sanitário em territórios prioritários, com recorte de raça/cor quando disponível.</w:t>
            </w:r>
          </w:p>
        </w:tc>
      </w:tr>
    </w:tbl>
    <w:p w14:paraId="10616D1E" w14:textId="77777777" w:rsidR="00586260" w:rsidRDefault="00000000">
      <w:pPr>
        <w:pStyle w:val="FirstParagraph"/>
      </w:pPr>
      <w:r>
        <w:rPr>
          <w:b/>
          <w:bCs/>
        </w:rPr>
        <w:t xml:space="preserve">Resultado esperado.</w:t>
      </w:r>
      <w:r>
        <w:t xml:space="preserve"> Melhores condições domiciliares para cuidado, higiene, repouso e desenvolvimento, com redução de desigualdades raciais e territoriais no acesso à água e ao esgotamento.</w:t>
      </w:r>
    </w:p>
    <w:p w14:paraId="10616D1F" w14:textId="77777777" w:rsidR="00586260" w:rsidRDefault="00000000">
      <w:pPr>
        <w:pStyle w:val="Ttulo3"/>
        <w:pageBreakBefore/>
      </w:pPr>
      <w:bookmarkStart w:id="47" w:name="_42d7e798662d09012f0faba3733df50b5d8f70a"/>
      <w:bookmarkEnd w:id="46"/>
      <w:r>
        <w:t xml:space="preserve">8.9. Eixo 9 — Família e Cuidados</w:t>
      </w:r>
    </w:p>
    <w:p w14:paraId="10616D20" w14:textId="77777777" w:rsidR="00586260" w:rsidRDefault="00000000">
      <w:pPr>
        <w:pStyle w:val="FirstParagraph"/>
      </w:pPr>
      <w:r>
        <w:rPr>
          <w:b/>
          <w:bCs/>
        </w:rPr>
        <w:t xml:space="preserve">Escopo e objetivo geral.</w:t>
      </w:r>
      <w:r>
        <w:t xml:space="preserve"> As redes familiares e comunitárias de cuidado são reconhecidas como parte da proteção e do desenvolvimento infantil. A desigualdade que o eixo enfrenta é a sobrecarga das famílias negras, em especial das mães pretas, e a descontinuidade do apoio entre o nascimento e os primeiros anos. Seu objetivo geral é que as famílias sejam apoiadas na continuidade do cuidado e conectadas a serviços e redes comunitárias, com reconhecimento da diversidade familiar. O fortalecimento das famílias não deve transferir a elas a responsabilidade por barreiras estruturais de acesso.</w:t>
      </w:r>
    </w:p>
    <w:p w14:paraId="10616D21" w14:textId="77777777" w:rsidR="00586260" w:rsidRDefault="00000000">
      <w:pPr>
        <w:pStyle w:val="Corpodetexto"/>
      </w:pPr>
      <w:r>
        <w:rPr>
          <w:b/>
          <w:bCs/>
        </w:rPr>
        <w:t xml:space="preserve">Fundamentação de origem.</w:t>
      </w:r>
      <w:r>
        <w:t xml:space="preserve"> O documento de origem propunha, no eixo de saúde, fortalecer o cuidado com quem cuida e ampliar a proteção de gestantes, bebês, crianças e suas famílias, e, no eixo de comunicação e participação, reconhecer e apoiar redes comunitárias de cuidado e proteção. A escuta online, resumida no capítulo 5, registrou a necessidade de acompanhamento mais sistemático no pré-natal, no puerpério e na puericultura; a escuta das crianças, no capítulo 6, registrou a centralidade das mães e irmãs nas rotinas de cuidado. Os textos de fundamentação dos eixos de origem estão integralmente preservados no Anexo A.</w:t>
      </w:r>
    </w:p>
    <w:p w14:paraId="10616D22" w14:textId="77777777" w:rsidR="00586260" w:rsidRDefault="00000000">
      <w:pPr>
        <w:pStyle w:val="Corpodetexto"/>
      </w:pPr>
      <w:r>
        <w:rPr>
          <w:b/>
          <w:bCs/>
        </w:rPr>
        <w:t xml:space="preserve">Situação atual.</w:t>
      </w:r>
      <w:r>
        <w:t xml:space="preserve"> Os nascidos vivos de mães negras passaram de 57,1% em 2012 para 63,1% em 2024. Nos indicadores de 2024 apresentados no diagnóstico, filhos de mães pretas têm as maiores proporções de prematuridade e baixo peso entre os três grupos comparados. A mortalidade materna também evidencia desigualdade racial, sem que esses resultados sejam generalizados a todos os desfechos de saúde. A presença de uma única pessoa adulta no domicílio, registrada no cadastro, não é tomada como prova de maternidade solo. Não há, na minuta, dado sobre cobertura de visitas domiciliares a bebês por raça/cor. As seções 4.2 e 4.4 reúnem as fontes.</w:t>
      </w:r>
    </w:p>
    <w:p w14:paraId="10616D23" w14:textId="77777777" w:rsidR="00586260" w:rsidRDefault="00000000">
      <w:pPr>
        <w:pStyle w:val="Corpodetexto"/>
      </w:pPr>
      <w:r>
        <w:rPr>
          <w:b/>
          <w:bCs/>
        </w:rPr>
        <w:t xml:space="preserve">Resposta pública de referência.</w:t>
      </w:r>
      <w:r>
        <w:t xml:space="preserve"> As visitas domiciliares integram os protocolos descritos na </w:t>
      </w:r>
      <w:hyperlink r:id="rId43">
        <w:r>
          <w:rPr>
            <w:rStyle w:val="Hyperlink"/>
          </w:rPr>
          <w:t xml:space="preserve">apresentação oficial do Pequenos Cariocas</w:t>
        </w:r>
      </w:hyperlink>
      <w:r>
        <w:t xml:space="preserve">. Na assistência social, a </w:t>
      </w:r>
      <w:hyperlink r:id="rId44">
        <w:r>
          <w:rPr>
            <w:rStyle w:val="Hyperlink"/>
          </w:rPr>
          <w:t xml:space="preserve">SMAS</w:t>
        </w:r>
      </w:hyperlink>
      <w:r>
        <w:t xml:space="preserve"> documenta o PAIF nos CRAS, com atendimento familiar, visitas e encaminhamentos, e o SCFV como oferta complementar de convivência, organizada por faixa etária. São respostas que podem apoiar as famílias com crianças pequenas, mas a página não informa cobertura específica de 0 a 6 anos por raça/cor. Visitas socioassistenciais e visitas de saúde têm finalidades distintas e não devem ser somadas como uma única medida de acompanhamento.</w:t>
      </w:r>
    </w:p>
    <w:p w14:paraId="10616D24" w14:textId="77777777" w:rsidR="00586260" w:rsidRDefault="00000000">
      <w:pPr>
        <w:pStyle w:val="Corpodetexto"/>
      </w:pPr>
      <w:r>
        <w:rPr>
          <w:b/>
          <w:bCs/>
        </w:rPr>
        <w:t xml:space="preserve">Desafios prioritários.</w:t>
      </w:r>
      <w:r>
        <w:t xml:space="preserve"> Pactuar com a SMS a janela e a elegibilidade das visitas domiciliares. Acompanhar o apoio efetivamente recebido pelas famílias, e não apenas a visita registrada. Reconhecer as redes comunitárias e os saberes locais sem substituir a responsabilidade pública.</w:t>
      </w:r>
    </w:p>
    <w:p w14:paraId="10616D25" w14:textId="77777777" w:rsidR="00586260" w:rsidRDefault="00000000">
      <w:pPr>
        <w:pStyle w:val="Corpodetexto"/>
      </w:pPr>
      <w:r>
        <w:rPr>
          <w:b/>
          <w:bCs/>
        </w:rPr>
        <w:t xml:space="preserve">Caminhos de intervenção.</w:t>
      </w:r>
      <w:r>
        <w:t xml:space="preserve"> A primeira via é a visita domiciliar com janela e elegibilidade pactuadas com a SMS, com conteúdo antirracista do cuidado e com registro do apoio efetivamente oferecido, e não apenas da visita realizada. A segunda é a articulação, em torno da mesma família, entre a atenção primária, o CRAS e as redes comunitárias de cuidado, para que a mãe preta que sai da maternidade com um bebê de baixo peso tenha um ponto de contato conhecido no território. A terceira é o reconhecimento da diversidade das famílias e das redes de apoio, incluindo avós, cuidadoras e coletivos, sem que a presença de uma única pessoa adulta no domicílio seja lida como incapacidade de cuidado. A quarta é a oferta de convivência e de apoio aos cuidadores, nos serviços existentes, como parte da proteção da criança.</w:t>
      </w:r>
    </w:p>
    <w:p w14:paraId="10616D26" w14:textId="77777777" w:rsidR="00586260" w:rsidRDefault="00000000">
      <w:pPr>
        <w:pStyle w:val="Corpodetexto"/>
        <w:keepNext/>
        <w:pageBreakBefore/>
      </w:pPr>
      <w:r>
        <w:rPr>
          <w:b/>
          <w:bCs/>
        </w:rPr>
        <w:t xml:space="preserve">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D2A"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D27" w14:textId="77777777" w:rsidR="00586260" w:rsidRDefault="00000000">
            <w:pPr>
              <w:pStyle w:val="Compact"/>
              <w:keepNext/>
              <w:spacing w:before="0" w:after="40"/>
            </w:pPr>
            <w:r>
              <w:rPr>
                <w:b/>
                <w:sz w:val="18"/>
              </w:rPr>
              <w:t xml:space="preserve">ID de origem</w:t>
            </w:r>
          </w:p>
        </w:tc>
        <w:tc>
          <w:tcPr>
            <w:tcW w:w="5737" w:type="dxa"/>
            <w:shd w:val="clear" w:color="auto" w:fill="E8EEF2"/>
          </w:tcPr>
          <w:p w14:paraId="10616D28" w14:textId="77777777" w:rsidR="00586260" w:rsidRDefault="00000000">
            <w:pPr>
              <w:pStyle w:val="Compact"/>
              <w:keepNext/>
              <w:spacing w:before="0" w:after="40"/>
            </w:pPr>
            <w:r>
              <w:rPr>
                <w:b/>
                <w:sz w:val="18"/>
              </w:rPr>
              <w:t xml:space="preserve">Objetivo estratégico</w:t>
            </w:r>
          </w:p>
        </w:tc>
        <w:tc>
          <w:tcPr>
            <w:tcW w:w="7172" w:type="dxa"/>
            <w:shd w:val="clear" w:color="auto" w:fill="E8EEF2"/>
          </w:tcPr>
          <w:p w14:paraId="10616D29" w14:textId="77777777" w:rsidR="00586260" w:rsidRDefault="00000000">
            <w:pPr>
              <w:pStyle w:val="Compact"/>
              <w:keepNext/>
              <w:spacing w:before="0" w:after="40"/>
            </w:pPr>
            <w:r>
              <w:rPr>
                <w:b/>
                <w:sz w:val="18"/>
              </w:rPr>
              <w:t xml:space="preserve">Indicadores propostos</w:t>
            </w:r>
          </w:p>
        </w:tc>
      </w:tr>
      <w:tr w:rsidR="00586260" w14:paraId="10616D2E" w14:textId="77777777" w:rsidTr="00586260">
        <w:trPr>
          <w:cantSplit/>
        </w:trPr>
        <w:tc>
          <w:tcPr>
            <w:tcW w:w="1434" w:type="dxa"/>
          </w:tcPr>
          <w:p w14:paraId="10616D2B" w14:textId="77777777" w:rsidR="00586260" w:rsidRDefault="00000000">
            <w:pPr>
              <w:pStyle w:val="Compact"/>
              <w:keepNext/>
              <w:spacing w:before="0" w:after="40"/>
            </w:pPr>
            <w:r>
              <w:rPr>
                <w:sz w:val="18"/>
              </w:rPr>
              <w:t xml:space="preserve">A4.3 (p. 36)</w:t>
            </w:r>
          </w:p>
        </w:tc>
        <w:tc>
          <w:tcPr>
            <w:tcW w:w="5737" w:type="dxa"/>
          </w:tcPr>
          <w:p w14:paraId="10616D2C" w14:textId="77777777" w:rsidR="00586260" w:rsidRDefault="00000000">
            <w:pPr>
              <w:pStyle w:val="Compact"/>
              <w:keepNext/>
              <w:spacing w:before="0" w:after="40"/>
            </w:pPr>
            <w:r>
              <w:rPr>
                <w:sz w:val="18"/>
              </w:rPr>
              <w:t xml:space="preserve">3. Fortalecer visitas domiciliares e o acompanhamento no pós-parto e na primeira infância como instrumentos de proteção e desenvolvimento integral.</w:t>
            </w:r>
          </w:p>
        </w:tc>
        <w:tc>
          <w:tcPr>
            <w:tcW w:w="7172" w:type="dxa"/>
          </w:tcPr>
          <w:p w14:paraId="10616D2D" w14:textId="77777777" w:rsidR="00586260" w:rsidRDefault="00000000">
            <w:pPr>
              <w:pStyle w:val="Compact"/>
              <w:keepNext/>
              <w:spacing w:before="0" w:after="40"/>
            </w:pPr>
            <w:r>
              <w:rPr>
                <w:sz w:val="18"/>
              </w:rPr>
              <w:t xml:space="preserve">Percentual de bebês elegíveis com visita domiciliar registrada na janela de acompanhamento pactuada pela SMS, com estratificação por idade na primeira visita, raça/cor e território.</w:t>
            </w:r>
            <w:r>
              <w:br/>
              <w:br/>
            </w:r>
            <w:r>
              <w:rPr>
                <w:sz w:val="18"/>
              </w:rPr>
              <w:t xml:space="preserve">Registro documentado do uso de conteúdo antirracista do cuidado nas visitas domiciliares, conforme instrumento de acompanhamento a pactuar.</w:t>
            </w:r>
          </w:p>
        </w:tc>
      </w:tr>
      <w:tr w:rsidR="00586260" w14:paraId="10616D32" w14:textId="77777777" w:rsidTr="00586260">
        <w:trPr>
          <w:cantSplit/>
        </w:trPr>
        <w:tc>
          <w:tcPr>
            <w:tcW w:w="1434" w:type="dxa"/>
          </w:tcPr>
          <w:p w14:paraId="10616D2F" w14:textId="77777777" w:rsidR="00586260" w:rsidRDefault="00000000">
            <w:pPr>
              <w:pStyle w:val="Compact"/>
              <w:keepNext/>
              <w:spacing w:before="0" w:after="40"/>
            </w:pPr>
            <w:r>
              <w:rPr>
                <w:sz w:val="18"/>
              </w:rPr>
              <w:t xml:space="preserve">A5.3 (p. 39)</w:t>
            </w:r>
          </w:p>
        </w:tc>
        <w:tc>
          <w:tcPr>
            <w:tcW w:w="5737" w:type="dxa"/>
          </w:tcPr>
          <w:p w14:paraId="10616D30" w14:textId="77777777" w:rsidR="00586260" w:rsidRDefault="00000000">
            <w:pPr>
              <w:pStyle w:val="Compact"/>
              <w:keepNext/>
              <w:spacing w:before="0" w:after="40"/>
            </w:pPr>
            <w:r>
              <w:rPr>
                <w:sz w:val="18"/>
              </w:rPr>
              <w:t xml:space="preserve">3. Promover o engajamento comunitário nos territórios, reconhecendo saberes locais e fortalecendo redes de cuidado, proteção e promoção dos direitos da primeira infância, com atenção às desigualdades territoriais e raciais.</w:t>
            </w:r>
          </w:p>
        </w:tc>
        <w:tc>
          <w:tcPr>
            <w:tcW w:w="7172" w:type="dxa"/>
          </w:tcPr>
          <w:p w14:paraId="10616D31" w14:textId="77777777" w:rsidR="00586260" w:rsidRDefault="00000000">
            <w:pPr>
              <w:pStyle w:val="Compact"/>
              <w:keepNext/>
              <w:spacing w:before="0" w:after="40"/>
            </w:pPr>
            <w:r>
              <w:rPr>
                <w:sz w:val="18"/>
              </w:rPr>
              <w:t xml:space="preserve">Número de iniciativas comunitárias apoiadas ou articuladas pelo PMPIA (coletivos, associações, lideranças locais).</w:t>
            </w:r>
            <w:r>
              <w:br/>
              <w:br/>
            </w:r>
            <w:r>
              <w:rPr>
                <w:sz w:val="18"/>
              </w:rPr>
              <w:t xml:space="preserve">Percentual de territórios com redes comunitárias ativas de promoção da primeira infância.</w:t>
            </w:r>
            <w:r>
              <w:br/>
              <w:br/>
            </w:r>
            <w:r>
              <w:rPr>
                <w:sz w:val="18"/>
              </w:rPr>
              <w:t xml:space="preserve">Existência de ações intersetoriais de mobilização comunitária.</w:t>
            </w:r>
            <w:r>
              <w:br/>
              <w:br/>
            </w:r>
            <w:r>
              <w:rPr>
                <w:sz w:val="18"/>
              </w:rPr>
              <w:t xml:space="preserve">Número de parcerias estabelecidas com organizações da sociedade civil e movimentos sociais.</w:t>
            </w:r>
          </w:p>
        </w:tc>
      </w:tr>
    </w:tbl>
    <w:p w14:paraId="10616D33" w14:textId="77777777" w:rsidR="00586260" w:rsidRDefault="00000000">
      <w:pPr>
        <w:pStyle w:val="FirstParagraph"/>
      </w:pPr>
      <w:r>
        <w:rPr>
          <w:b/>
          <w:bCs/>
        </w:rPr>
        <w:t xml:space="preserve">Resultado esperado.</w:t>
      </w:r>
      <w:r>
        <w:t xml:space="preserve"> Famílias apoiadas na continuidade do cuidado e conectadas a serviços e redes comunitárias, com reconhecimento da diversidade familiar e enfrentamento das barreiras raciais.</w:t>
      </w:r>
    </w:p>
    <w:p w14:paraId="10616D34" w14:textId="77777777" w:rsidR="00586260" w:rsidRDefault="00000000">
      <w:pPr>
        <w:pStyle w:val="Ttulo2"/>
        <w:pageBreakBefore/>
      </w:pPr>
      <w:bookmarkStart w:id="48" w:name="_781a8f5af07fe2f77828ab36609a6c0019e90fe"/>
      <w:bookmarkEnd w:id="36"/>
      <w:bookmarkEnd w:id="47"/>
      <w:r>
        <w:t xml:space="preserve">9. Implementação, participação social e governança</w:t>
      </w:r>
    </w:p>
    <w:p w14:paraId="10616D35" w14:textId="77777777" w:rsidR="00586260" w:rsidRDefault="00000000">
      <w:pPr>
        <w:pStyle w:val="Ttulo3"/>
      </w:pPr>
      <w:bookmarkStart w:id="49" w:name="_9e3c9efe94657cdb172f0df90f84ca43a8e81a5"/>
      <w:r>
        <w:t xml:space="preserve">9.1. Objetivos transversais</w:t>
      </w:r>
    </w:p>
    <w:p w14:paraId="10616D36" w14:textId="77777777" w:rsidR="00586260" w:rsidRDefault="00000000">
      <w:pPr>
        <w:pStyle w:val="FirstParagraph"/>
        <w:keepNext/>
      </w:pPr>
      <w:r>
        <w:t xml:space="preserve">O Selo, a comunicação pública e a participação social na gestão são tratados transversalmente, preservando a distinção entre controle social e protagonismo infantil.</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D3A"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D37" w14:textId="77777777" w:rsidR="00586260" w:rsidRDefault="00000000">
            <w:pPr>
              <w:pStyle w:val="Compact"/>
              <w:keepNext/>
              <w:spacing w:before="0" w:after="40"/>
            </w:pPr>
            <w:r>
              <w:rPr>
                <w:b/>
                <w:sz w:val="18"/>
              </w:rPr>
              <w:t xml:space="preserve">ID de origem</w:t>
            </w:r>
          </w:p>
        </w:tc>
        <w:tc>
          <w:tcPr>
            <w:tcW w:w="5737" w:type="dxa"/>
            <w:shd w:val="clear" w:color="auto" w:fill="E8EEF2"/>
          </w:tcPr>
          <w:p w14:paraId="10616D38" w14:textId="77777777" w:rsidR="00586260" w:rsidRDefault="00000000">
            <w:pPr>
              <w:pStyle w:val="Compact"/>
              <w:keepNext/>
              <w:spacing w:before="0" w:after="40"/>
            </w:pPr>
            <w:r>
              <w:rPr>
                <w:b/>
                <w:sz w:val="18"/>
              </w:rPr>
              <w:t xml:space="preserve">Objetivo estratégico</w:t>
            </w:r>
          </w:p>
        </w:tc>
        <w:tc>
          <w:tcPr>
            <w:tcW w:w="7172" w:type="dxa"/>
            <w:shd w:val="clear" w:color="auto" w:fill="E8EEF2"/>
          </w:tcPr>
          <w:p w14:paraId="10616D39" w14:textId="77777777" w:rsidR="00586260" w:rsidRDefault="00000000">
            <w:pPr>
              <w:pStyle w:val="Compact"/>
              <w:keepNext/>
              <w:spacing w:before="0" w:after="40"/>
            </w:pPr>
            <w:r>
              <w:rPr>
                <w:b/>
                <w:sz w:val="18"/>
              </w:rPr>
              <w:t xml:space="preserve">Indicadores propostos</w:t>
            </w:r>
          </w:p>
        </w:tc>
      </w:tr>
      <w:tr w:rsidR="00586260" w14:paraId="10616D3E" w14:textId="77777777" w:rsidTr="00586260">
        <w:trPr>
          <w:cantSplit/>
        </w:trPr>
        <w:tc>
          <w:tcPr>
            <w:tcW w:w="1434" w:type="dxa"/>
          </w:tcPr>
          <w:p w14:paraId="10616D3B" w14:textId="77777777" w:rsidR="00586260" w:rsidRDefault="00000000">
            <w:pPr>
              <w:pStyle w:val="Compact"/>
              <w:keepNext/>
              <w:spacing w:before="0" w:after="40"/>
            </w:pPr>
            <w:r>
              <w:rPr>
                <w:sz w:val="18"/>
              </w:rPr>
              <w:t xml:space="preserve">A2.5 (p. 31)</w:t>
            </w:r>
          </w:p>
        </w:tc>
        <w:tc>
          <w:tcPr>
            <w:tcW w:w="5737" w:type="dxa"/>
          </w:tcPr>
          <w:p w14:paraId="10616D3C" w14:textId="77777777" w:rsidR="00586260" w:rsidRDefault="00000000">
            <w:pPr>
              <w:pStyle w:val="Compact"/>
              <w:keepNext/>
              <w:spacing w:before="0" w:after="40"/>
            </w:pPr>
            <w:r>
              <w:rPr>
                <w:sz w:val="18"/>
              </w:rPr>
              <w:t xml:space="preserve">5. Instituir o Selo Primeira Infância Antirracista.</w:t>
            </w:r>
          </w:p>
        </w:tc>
        <w:tc>
          <w:tcPr>
            <w:tcW w:w="7172" w:type="dxa"/>
          </w:tcPr>
          <w:p w14:paraId="10616D3D" w14:textId="77777777" w:rsidR="00586260" w:rsidRDefault="00000000">
            <w:pPr>
              <w:pStyle w:val="Compact"/>
              <w:keepNext/>
              <w:spacing w:before="0" w:after="40"/>
            </w:pPr>
            <w:r>
              <w:rPr>
                <w:sz w:val="18"/>
              </w:rPr>
              <w:t xml:space="preserve">Número de equipamentos certificados.</w:t>
            </w:r>
          </w:p>
        </w:tc>
      </w:tr>
      <w:tr w:rsidR="00586260" w14:paraId="10616D42" w14:textId="77777777" w:rsidTr="00586260">
        <w:trPr>
          <w:cantSplit/>
        </w:trPr>
        <w:tc>
          <w:tcPr>
            <w:tcW w:w="1434" w:type="dxa"/>
          </w:tcPr>
          <w:p w14:paraId="10616D3F" w14:textId="77777777" w:rsidR="00586260" w:rsidRDefault="00000000">
            <w:pPr>
              <w:pStyle w:val="Compact"/>
              <w:keepNext/>
              <w:spacing w:before="0" w:after="40"/>
            </w:pPr>
            <w:r>
              <w:rPr>
                <w:sz w:val="18"/>
              </w:rPr>
              <w:t xml:space="preserve">A5.1 (p. 38)</w:t>
            </w:r>
          </w:p>
        </w:tc>
        <w:tc>
          <w:tcPr>
            <w:tcW w:w="5737" w:type="dxa"/>
          </w:tcPr>
          <w:p w14:paraId="10616D40" w14:textId="77777777" w:rsidR="00586260" w:rsidRDefault="00000000">
            <w:pPr>
              <w:pStyle w:val="Compact"/>
              <w:keepNext/>
              <w:spacing w:before="0" w:after="40"/>
            </w:pPr>
            <w:r>
              <w:rPr>
                <w:sz w:val="18"/>
              </w:rPr>
              <w:t xml:space="preserve">Ampliar o acesso de famílias, profissionais e comunidades às informações sobre o PMPIA, os direitos da primeira infância e o enfrentamento ao racismo, por meio de comunicação acessível e territorializada.</w:t>
            </w:r>
          </w:p>
        </w:tc>
        <w:tc>
          <w:tcPr>
            <w:tcW w:w="7172" w:type="dxa"/>
          </w:tcPr>
          <w:p w14:paraId="10616D41" w14:textId="77777777" w:rsidR="00586260" w:rsidRDefault="00000000">
            <w:pPr>
              <w:pStyle w:val="Compact"/>
              <w:keepNext/>
              <w:spacing w:before="0" w:after="40"/>
            </w:pPr>
            <w:r>
              <w:rPr>
                <w:sz w:val="18"/>
              </w:rPr>
              <w:t xml:space="preserve">Número de campanhas que envolvem distribuição de materiais informativos do PMPIA em linguagem acessível.</w:t>
            </w:r>
            <w:r>
              <w:br/>
              <w:br/>
            </w:r>
            <w:r>
              <w:rPr>
                <w:sz w:val="18"/>
              </w:rPr>
              <w:t xml:space="preserve">Quantidade de materiais informativos do PMPIA distribuídos.</w:t>
            </w:r>
          </w:p>
        </w:tc>
      </w:tr>
      <w:tr w:rsidR="00586260" w14:paraId="10616D46" w14:textId="77777777" w:rsidTr="00586260">
        <w:trPr>
          <w:cantSplit/>
        </w:trPr>
        <w:tc>
          <w:tcPr>
            <w:tcW w:w="1434" w:type="dxa"/>
          </w:tcPr>
          <w:p w14:paraId="10616D43" w14:textId="77777777" w:rsidR="00586260" w:rsidRDefault="00000000">
            <w:pPr>
              <w:pStyle w:val="Compact"/>
              <w:spacing w:before="0" w:after="40"/>
            </w:pPr>
            <w:r>
              <w:rPr>
                <w:sz w:val="18"/>
              </w:rPr>
              <w:t xml:space="preserve">A5.2 (p. 38)</w:t>
            </w:r>
          </w:p>
        </w:tc>
        <w:tc>
          <w:tcPr>
            <w:tcW w:w="5737" w:type="dxa"/>
          </w:tcPr>
          <w:p w14:paraId="10616D44" w14:textId="77777777" w:rsidR="00586260" w:rsidRDefault="00000000">
            <w:pPr>
              <w:pStyle w:val="Compact"/>
              <w:spacing w:before="0" w:after="40"/>
            </w:pPr>
            <w:r>
              <w:rPr>
                <w:sz w:val="18"/>
              </w:rPr>
              <w:t xml:space="preserve">2. Ampliar a participação social, assegurando que famílias, crianças, organizações comunitárias, instituições civis e conselhos participem continuamente da implementação e monitoramento do PMPIA - Rio.</w:t>
            </w:r>
          </w:p>
        </w:tc>
        <w:tc>
          <w:tcPr>
            <w:tcW w:w="7172" w:type="dxa"/>
          </w:tcPr>
          <w:p w14:paraId="10616D45" w14:textId="77777777" w:rsidR="00586260" w:rsidRDefault="00000000">
            <w:pPr>
              <w:pStyle w:val="Compact"/>
              <w:spacing w:before="0" w:after="40"/>
            </w:pPr>
            <w:r>
              <w:rPr>
                <w:sz w:val="18"/>
              </w:rPr>
              <w:t xml:space="preserve">Número de processos participativos realizados anualmente no âmbito do PMPIA (audiências, oficinas, fóruns territoriais).</w:t>
            </w:r>
          </w:p>
        </w:tc>
      </w:tr>
    </w:tbl>
    <w:p w14:paraId="10616D47" w14:textId="77777777" w:rsidR="00586260" w:rsidRDefault="00000000">
      <w:pPr>
        <w:pStyle w:val="Ttulo3"/>
      </w:pPr>
      <w:bookmarkStart w:id="50" w:name="_88a909b7f35a62f7267727ebf8c6a58647329fa"/>
      <w:bookmarkEnd w:id="49"/>
      <w:r>
        <w:t xml:space="preserve">9.2. Articulação com a política integrada</w:t>
      </w:r>
    </w:p>
    <w:p w14:paraId="10616D48" w14:textId="77777777" w:rsidR="00586260" w:rsidRDefault="00000000">
      <w:pPr>
        <w:pStyle w:val="FirstParagraph"/>
      </w:pPr>
      <w:r>
        <w:t xml:space="preserve">A implementação do PMPIA deve incorporar o enfrentamento ao racismo ao planejamento, à execução e ao acompanhamento dos nove eixos da política integrada, com ações territorializadas, responsabilidades identificadas e continuidade do cuidado. O Decreto Rio nº 58.650/2026 atribui à Casa Civil a governança da política e a coordenação dos comitês gestores de cada eixo. Aos comitês cabe detalhar fluxos, estabelecer protocolos integrados, articular os órgãos executores e propor estudos e indicadores. A CVL/SUBPAR responde pelo monitoramento e pela avaliação da execução e dos resultados, o IPP pelo monitoramento do impacto, e os órgãos participantes pela sistematização de progressos e obstáculos em relatórios periódicos. Essas atribuições estão previstas nos arts. 1º, 4º e 6º do decreto, publicado no D.O. de 16/09/2026. A previsão normativa não comprova que todos os comitês já estejam instalados.</w:t>
      </w:r>
    </w:p>
    <w:p w14:paraId="10616D49" w14:textId="77777777" w:rsidR="00586260" w:rsidRDefault="00000000">
      <w:pPr>
        <w:pStyle w:val="Corpodetexto"/>
      </w:pPr>
      <w:r>
        <w:t xml:space="preserve">A proposta desta revisão é que os objetivos antirracistas sejam incorporados aos planos de trabalho e ao acompanhamento dos respectivos eixos, com uma referência técnica transversal para assegurar coerência. A designação do órgão que exercerá essa função é decisão institucional a tomar na incorporação do PMPIA à política integrada, considerando o papel do órgão responsável pela política de igualdade racial previsto no documento de origem. O Comitê do PMPIA previsto no documento de origem, caso formalizado, poderá apoiar a análise das desigualdades e a formulação de recomendações, articulado à coordenação da Casa Civil. Seu desenho e suas atribuições deverão ser compatibilizados com os comitês por eixo, evitando instâncias com comandos concorrentes sobre os mesmos serviços. Trata-se de proposta para decisão institucional, não de estrutura já aprovada.</w:t>
      </w:r>
    </w:p>
    <w:p w14:paraId="10616D4A" w14:textId="77777777" w:rsidR="00586260" w:rsidRDefault="00000000">
      <w:pPr>
        <w:pStyle w:val="Corpodetexto"/>
        <w:keepNext/>
      </w:pPr>
      <w:r>
        <w:rPr>
          <w:b/>
          <w:bCs/>
        </w:rPr>
        <w:t xml:space="preserve">Organização proposta do trabalho.</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3190"/>
        <w:gridCol w:w="11314"/>
      </w:tblGrid>
      <w:tr w:rsidR="00586260" w14:paraId="10616D4D"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3155" w:type="dxa"/>
            <w:shd w:val="clear" w:color="auto" w:fill="E8EEF2"/>
          </w:tcPr>
          <w:p w14:paraId="10616D4B" w14:textId="77777777" w:rsidR="00586260" w:rsidRDefault="00000000">
            <w:pPr>
              <w:pStyle w:val="Compact"/>
              <w:keepNext/>
              <w:spacing w:before="0" w:after="40"/>
            </w:pPr>
            <w:r>
              <w:rPr>
                <w:b/>
                <w:sz w:val="19"/>
              </w:rPr>
              <w:t xml:space="preserve">Função</w:t>
            </w:r>
          </w:p>
        </w:tc>
        <w:tc>
          <w:tcPr>
            <w:tcW w:w="11188" w:type="dxa"/>
            <w:shd w:val="clear" w:color="auto" w:fill="E8EEF2"/>
          </w:tcPr>
          <w:p w14:paraId="10616D4C" w14:textId="77777777" w:rsidR="00586260" w:rsidRDefault="00000000">
            <w:pPr>
              <w:pStyle w:val="Compact"/>
              <w:keepNext/>
              <w:spacing w:before="0" w:after="40"/>
            </w:pPr>
            <w:r>
              <w:rPr>
                <w:b/>
                <w:sz w:val="19"/>
              </w:rPr>
              <w:t xml:space="preserve">Base existente e encaminhamento proposto</w:t>
            </w:r>
          </w:p>
        </w:tc>
      </w:tr>
      <w:tr w:rsidR="00586260" w14:paraId="10616D50" w14:textId="77777777" w:rsidTr="00586260">
        <w:trPr>
          <w:cantSplit/>
        </w:trPr>
        <w:tc>
          <w:tcPr>
            <w:tcW w:w="3155" w:type="dxa"/>
          </w:tcPr>
          <w:p w14:paraId="10616D4E" w14:textId="77777777" w:rsidR="00586260" w:rsidRDefault="00000000">
            <w:pPr>
              <w:pStyle w:val="Compact"/>
              <w:keepNext/>
              <w:spacing w:before="0" w:after="40"/>
            </w:pPr>
            <w:r>
              <w:rPr>
                <w:sz w:val="19"/>
              </w:rPr>
              <w:t xml:space="preserve">Formular propostas de ação</w:t>
            </w:r>
          </w:p>
        </w:tc>
        <w:tc>
          <w:tcPr>
            <w:tcW w:w="11188" w:type="dxa"/>
          </w:tcPr>
          <w:p w14:paraId="10616D4F" w14:textId="77777777" w:rsidR="00586260" w:rsidRDefault="00000000">
            <w:pPr>
              <w:pStyle w:val="Compact"/>
              <w:keepNext/>
              <w:spacing w:before="0" w:after="40"/>
            </w:pPr>
            <w:r>
              <w:rPr>
                <w:sz w:val="19"/>
              </w:rPr>
              <w:t xml:space="preserve">Os órgãos executores e os comitês por eixo elaboram ajustes de atendimento, protocolos e propostas de indicadores no âmbito de suas competências. Propõe-se o apoio técnico da referência transversal para explicitar as barreiras raciais, os públicos e os resultados pretendidos para bebês e crianças pequenas.</w:t>
            </w:r>
          </w:p>
        </w:tc>
      </w:tr>
      <w:tr w:rsidR="00586260" w14:paraId="10616D53" w14:textId="77777777" w:rsidTr="00586260">
        <w:trPr>
          <w:cantSplit/>
        </w:trPr>
        <w:tc>
          <w:tcPr>
            <w:tcW w:w="3155" w:type="dxa"/>
          </w:tcPr>
          <w:p w14:paraId="10616D51" w14:textId="77777777" w:rsidR="00586260" w:rsidRDefault="00000000">
            <w:pPr>
              <w:pStyle w:val="Compact"/>
              <w:keepNext/>
              <w:spacing w:before="0" w:after="40"/>
            </w:pPr>
            <w:r>
              <w:rPr>
                <w:sz w:val="19"/>
              </w:rPr>
              <w:t xml:space="preserve">Coordenar e encaminhar decisões</w:t>
            </w:r>
          </w:p>
        </w:tc>
        <w:tc>
          <w:tcPr>
            <w:tcW w:w="11188" w:type="dxa"/>
          </w:tcPr>
          <w:p w14:paraId="10616D52" w14:textId="77777777" w:rsidR="00586260" w:rsidRDefault="00000000">
            <w:pPr>
              <w:pStyle w:val="Compact"/>
              <w:keepNext/>
              <w:spacing w:before="0" w:after="40"/>
            </w:pPr>
            <w:r>
              <w:rPr>
                <w:sz w:val="19"/>
              </w:rPr>
              <w:t xml:space="preserve">A Casa Civil coordena os comitês conforme o decreto. Propõe-se que as decisões intersetoriais sejam registradas com responsáveis e encaminhadas à autoridade competente quando exigirem ato normativo, decisão orçamentária ou mudança de atribuição. A coordenação do comitê não será tratada como competência automática para aprovar qualquer matéria.</w:t>
            </w:r>
          </w:p>
        </w:tc>
      </w:tr>
      <w:tr w:rsidR="00586260" w14:paraId="10616D56" w14:textId="77777777" w:rsidTr="00586260">
        <w:trPr>
          <w:cantSplit/>
        </w:trPr>
        <w:tc>
          <w:tcPr>
            <w:tcW w:w="3155" w:type="dxa"/>
          </w:tcPr>
          <w:p w14:paraId="10616D54" w14:textId="77777777" w:rsidR="00586260" w:rsidRDefault="00000000">
            <w:pPr>
              <w:pStyle w:val="Compact"/>
              <w:keepNext/>
              <w:spacing w:before="0" w:after="40"/>
            </w:pPr>
            <w:r>
              <w:rPr>
                <w:sz w:val="19"/>
              </w:rPr>
              <w:t xml:space="preserve">Executar</w:t>
            </w:r>
          </w:p>
        </w:tc>
        <w:tc>
          <w:tcPr>
            <w:tcW w:w="11188" w:type="dxa"/>
          </w:tcPr>
          <w:p w14:paraId="10616D55" w14:textId="77777777" w:rsidR="00586260" w:rsidRDefault="00000000">
            <w:pPr>
              <w:pStyle w:val="Compact"/>
              <w:keepNext/>
              <w:spacing w:before="0" w:after="40"/>
            </w:pPr>
            <w:r>
              <w:rPr>
                <w:sz w:val="19"/>
              </w:rPr>
              <w:t xml:space="preserve">Os órgãos responsáveis pelos serviços incorporam as ações aprovadas às suas rotinas e instrumentos de planejamento, observadas suas competências. Recomenda-se identificar, para cada ação, a unidade responsável e os parceiros necessários, sem transferir a responsabilidade pública às famílias ou organizações comunitárias.</w:t>
            </w:r>
          </w:p>
        </w:tc>
      </w:tr>
      <w:tr w:rsidR="00586260" w14:paraId="10616D59" w14:textId="77777777" w:rsidTr="00586260">
        <w:trPr>
          <w:cantSplit/>
        </w:trPr>
        <w:tc>
          <w:tcPr>
            <w:tcW w:w="3155" w:type="dxa"/>
          </w:tcPr>
          <w:p w14:paraId="10616D57" w14:textId="77777777" w:rsidR="00586260" w:rsidRDefault="00000000">
            <w:pPr>
              <w:pStyle w:val="Compact"/>
              <w:keepNext/>
              <w:spacing w:before="0" w:after="40"/>
            </w:pPr>
            <w:r>
              <w:rPr>
                <w:sz w:val="19"/>
              </w:rPr>
              <w:t xml:space="preserve">Acompanhar execução e resultados</w:t>
            </w:r>
          </w:p>
        </w:tc>
        <w:tc>
          <w:tcPr>
            <w:tcW w:w="11188" w:type="dxa"/>
          </w:tcPr>
          <w:p w14:paraId="10616D58" w14:textId="77777777" w:rsidR="00586260" w:rsidRDefault="00000000">
            <w:pPr>
              <w:pStyle w:val="Compact"/>
              <w:keepNext/>
              <w:spacing w:before="0" w:after="40"/>
            </w:pPr>
            <w:r>
              <w:rPr>
                <w:sz w:val="19"/>
              </w:rPr>
              <w:t xml:space="preserve">Os órgãos participantes sistematizam progressos e obstáculos, e a CVL/SUBPAR realiza o monitoramento e a avaliação previstos no decreto. Propõe-se integrar a esse acompanhamento os indicadores do PMPIA e as barreiras raciais identificadas nos serviços.</w:t>
            </w:r>
          </w:p>
        </w:tc>
      </w:tr>
      <w:tr w:rsidR="00586260" w14:paraId="10616D5C" w14:textId="77777777" w:rsidTr="00586260">
        <w:trPr>
          <w:cantSplit/>
        </w:trPr>
        <w:tc>
          <w:tcPr>
            <w:tcW w:w="3155" w:type="dxa"/>
          </w:tcPr>
          <w:p w14:paraId="10616D5A" w14:textId="77777777" w:rsidR="00586260" w:rsidRDefault="00000000">
            <w:pPr>
              <w:pStyle w:val="Compact"/>
              <w:keepNext/>
              <w:spacing w:before="0" w:after="40"/>
            </w:pPr>
            <w:r>
              <w:rPr>
                <w:sz w:val="19"/>
              </w:rPr>
              <w:t xml:space="preserve">Examinar impactos</w:t>
            </w:r>
          </w:p>
        </w:tc>
        <w:tc>
          <w:tcPr>
            <w:tcW w:w="11188" w:type="dxa"/>
          </w:tcPr>
          <w:p w14:paraId="10616D5B" w14:textId="77777777" w:rsidR="00586260" w:rsidRDefault="00000000">
            <w:pPr>
              <w:pStyle w:val="Compact"/>
              <w:keepNext/>
              <w:spacing w:before="0" w:after="40"/>
            </w:pPr>
            <w:r>
              <w:rPr>
                <w:sz w:val="19"/>
              </w:rPr>
              <w:t xml:space="preserve">O IPP exerce a atribuição de monitoramento do impacto prevista no decreto. Propõe-se considerar os recortes de idade, raça/cor e território, com métodos que distingam mudanças observadas de efeitos atribuíveis às ações.</w:t>
            </w:r>
          </w:p>
        </w:tc>
      </w:tr>
      <w:tr w:rsidR="00586260" w14:paraId="10616D5F" w14:textId="77777777" w:rsidTr="00586260">
        <w:trPr>
          <w:cantSplit/>
        </w:trPr>
        <w:tc>
          <w:tcPr>
            <w:tcW w:w="3155" w:type="dxa"/>
          </w:tcPr>
          <w:p w14:paraId="10616D5D" w14:textId="77777777" w:rsidR="00586260" w:rsidRDefault="00000000">
            <w:pPr>
              <w:pStyle w:val="Compact"/>
              <w:keepNext/>
              <w:spacing w:before="0" w:after="40"/>
            </w:pPr>
            <w:r>
              <w:rPr>
                <w:sz w:val="19"/>
              </w:rPr>
              <w:t xml:space="preserve">Produzir análise antirracista e devolutivas</w:t>
            </w:r>
          </w:p>
        </w:tc>
        <w:tc>
          <w:tcPr>
            <w:tcW w:w="11188" w:type="dxa"/>
          </w:tcPr>
          <w:p w14:paraId="10616D5E" w14:textId="77777777" w:rsidR="00586260" w:rsidRDefault="00000000">
            <w:pPr>
              <w:pStyle w:val="Compact"/>
              <w:keepNext/>
              <w:spacing w:before="0" w:after="40"/>
            </w:pPr>
            <w:r>
              <w:rPr>
                <w:sz w:val="19"/>
              </w:rPr>
              <w:t xml:space="preserve">Propõe-se que a referência transversal sistematize a leitura transversal das desigualdades, em diálogo com os órgãos executores e a coordenação da política. As recomendações e decisões decorrentes devem ser registradas e apresentadas em linguagem acessível.</w:t>
            </w:r>
          </w:p>
        </w:tc>
      </w:tr>
    </w:tbl>
    <w:p w14:paraId="10616D60" w14:textId="77777777" w:rsidR="00586260" w:rsidRDefault="00000000">
      <w:pPr>
        <w:pStyle w:val="FirstParagraph"/>
      </w:pPr>
      <w:r>
        <w:t xml:space="preserve">A presença de um órgão nessa organização não significa que tenha aceitado uma atribuição adicional. A composição, o funcionamento e as competências decisórias dos comitês dependem dos instrumentos próprios previstos no decreto. O apoio do UNICEF permanece como possibilidade de cooperação descrita no original.</w:t>
      </w:r>
    </w:p>
    <w:p w14:paraId="10616D61" w14:textId="77777777" w:rsidR="00586260" w:rsidRDefault="00000000">
      <w:pPr>
        <w:pStyle w:val="Corpodetexto"/>
      </w:pPr>
      <w:r>
        <w:rPr>
          <w:b/>
          <w:bCs/>
        </w:rPr>
        <w:t xml:space="preserve">Planejamento e acompanhamento.</w:t>
      </w:r>
      <w:r>
        <w:t xml:space="preserve"> Propõe-se um ciclo de planejamento que parta dos problemas identificados no diagnóstico, selecione as ações de cada eixo e registre resultado esperado, responsável, indicador, fonte e período de acompanhamento. A retirada da coluna de metas de dez anos não elimina o planejamento temporal: recomenda-se que os horizontes e compromissos de execução sejam definidos nos instrumentos da política integrada, com revisão periódica. O prazo de dez anos previsto no art. 5º refere-se ao Plano Municipal da Primeira Infância Integrada; a vigência específica do PMPIA deverá ser explicitada na decisão institucional de sua incorporação.</w:t>
      </w:r>
    </w:p>
    <w:p w14:paraId="10616D62" w14:textId="77777777" w:rsidR="00586260" w:rsidRDefault="00000000">
      <w:pPr>
        <w:pStyle w:val="Corpodetexto"/>
      </w:pPr>
      <w:r>
        <w:t xml:space="preserve">Os relatórios dos órgãos executores devem permitir acompanhar o que foi realizado, quais barreiras persistem e que providências são propostas. Recomenda-se que cada devolutiva dos comitês registre a decisão, o responsável pelo encaminhamento e o momento previsto para reexame. Questões que atravessem eixos, como interrupção de creche e atendimento de saúde no mesmo território, devem ser tratadas de forma coordenada pela Casa Civil, preservando a responsabilidade de cada serviço. A periodicidade dos relatórios e reuniões será definida na implementação; a periodicidade trimestral sugerida no documento de origem não é apresentada como exigência do decreto.</w:t>
      </w:r>
    </w:p>
    <w:p w14:paraId="10616D63" w14:textId="77777777" w:rsidR="00586260" w:rsidRDefault="00000000">
      <w:pPr>
        <w:pStyle w:val="Corpodetexto"/>
      </w:pPr>
      <w:r>
        <w:t xml:space="preserve">O acompanhamento precisa manter a especificidade da primeira infância. Os registros deverão distinguir as faixas etárias e as classificações raciais efetivamente utilizadas, permitindo observar acesso, continuidade e qualidade do atendimento. Contar capacitações, equipamentos ou encaminhamentos não basta para demonstrar que o cuidado chegou à criança. Propõe-se combinar essas medidas com a análise das respostas dos serviços, das experiências das famílias e da participação infantil adequada às diferentes formas de expressão, aproveitando os mecanismos existentes.</w:t>
      </w:r>
    </w:p>
    <w:p w14:paraId="10616D64" w14:textId="77777777" w:rsidR="00586260" w:rsidRDefault="00000000">
      <w:pPr>
        <w:pStyle w:val="Corpodetexto"/>
      </w:pPr>
      <w:r>
        <w:t xml:space="preserve">A existência de raça/cor, sua completude e seu uso no painel Pequenos Cariocas precisam ser verificados na implementação; a ausência dessa informação na divulgação pública não demonstra ausência nas bases. Propõe-se utilizar os sistemas existentes sempre que adequados, com definições comuns e divulgação agregada, protegendo informações que permitam identificar crianças e famílias. O decreto determina a observância das normas de proteção de dados em seu art. 6º, § 4º.</w:t>
      </w:r>
    </w:p>
    <w:p w14:paraId="10616D65" w14:textId="77777777" w:rsidR="00586260" w:rsidRDefault="00000000">
      <w:pPr>
        <w:pStyle w:val="Corpodetexto"/>
      </w:pPr>
      <w:r>
        <w:rPr>
          <w:b/>
          <w:bCs/>
        </w:rPr>
        <w:t xml:space="preserve">Selo, comunicação e participação.</w:t>
      </w:r>
      <w:r>
        <w:t xml:space="preserve"> O Selo Primeira Infância Antirracista deve ser desenvolvido como instrumento de reconhecimento de práticas verificáveis. Recomenda-se definir critérios, evidências, responsável pela avaliação e condições de revisão do reconhecimento. A realização de uma formação isolada não deve ser suficiente para concluir que o atendimento de uma unidade é antirracista. Esses critérios permanecem como decisão de implementação, sem certificação presumida nesta versão.</w:t>
      </w:r>
    </w:p>
    <w:p w14:paraId="10616D66" w14:textId="77777777" w:rsidR="00586260" w:rsidRDefault="00000000">
      <w:pPr>
        <w:pStyle w:val="Corpodetexto"/>
      </w:pPr>
      <w:r>
        <w:t xml:space="preserve">A comunicação pública deve apresentar os objetivos, os avanços e as dificuldades do Plano em linguagem acessível às famílias. A participação social e as expressões das crianças devem informar as revisões, com registro das contribuições e das respostas oferecidas. A realização de novas escutas, a operação do Selo e a manutenção do monitoramento são ações da política pública ao longo da implementação.</w:t>
      </w:r>
    </w:p>
    <w:p w14:paraId="10616D67" w14:textId="77777777" w:rsidR="00586260" w:rsidRDefault="00000000">
      <w:pPr>
        <w:pStyle w:val="Corpodetexto"/>
      </w:pPr>
      <w:r>
        <w:t xml:space="preserve">As definições institucionais necessárias à implementação estão reunidas na nota técnica da revisão.</w:t>
      </w:r>
    </w:p>
    <w:p w14:paraId="10616D68" w14:textId="77777777" w:rsidR="00586260" w:rsidRDefault="00000000">
      <w:pPr>
        <w:pStyle w:val="Corpodetexto"/>
      </w:pPr>
      <w:r>
        <w:rPr>
          <w:b/>
          <w:bCs/>
        </w:rPr>
        <w:t xml:space="preserve">Equidade nas rotinas dos serviços.</w:t>
      </w:r>
      <w:r>
        <w:t xml:space="preserve"> O </w:t>
      </w:r>
      <w:hyperlink r:id="rId45">
        <w:r>
          <w:rPr>
            <w:rStyle w:val="Hyperlink"/>
          </w:rPr>
          <w:t xml:space="preserve">guia do UNICEF, pp. 32, 64–67 e 88–90</w:t>
        </w:r>
      </w:hyperlink>
      <w:r>
        <w:t xml:space="preserve">, recomenda qualificar registros, comunicação e atendimento para reconhecer as identidades e enfrentar discriminação institucional. Propõe-se que as unidades examinem se o acolhimento, o encaminhamento e o retorno são acessíveis às crianças e ao cuidador protetivo, considerando idade, desenvolvimento, idioma e referências culturais. Quando houver barreira linguística, o apoio deve preservar o sigilo e a segurança da criança. As formas próprias de cuidado de povos e comunidades devem ser reconhecidas sem relativizar a proteção. Para bebês e crianças pequenas, a observação e as expressões não verbais precisam ser consideradas, sem substituir a participação infantil pela fala adulta. As regras do Selo UNICEF não substituem a governança municipal nem definem metas ou prazos desta revisão.</w:t>
      </w:r>
    </w:p>
    <w:p w14:paraId="10616D69" w14:textId="77777777" w:rsidR="00586260" w:rsidRDefault="00000000">
      <w:pPr>
        <w:pStyle w:val="Ttulo3"/>
      </w:pPr>
      <w:bookmarkStart w:id="51" w:name="_61accd7ae927110a6105cfbcb1b4add08ae0434"/>
      <w:bookmarkEnd w:id="50"/>
      <w:r>
        <w:t xml:space="preserve">9.3. Educação infantil antirracista: articulação entre os eixos</w:t>
      </w:r>
    </w:p>
    <w:p w14:paraId="10616D6A" w14:textId="77777777" w:rsidR="00586260" w:rsidRDefault="00000000">
      <w:pPr>
        <w:pStyle w:val="FirstParagraph"/>
        <w:keepNext/>
      </w:pPr>
      <w:r>
        <w:t xml:space="preserve">O documento de origem afirmava que creches e pré-escolas do município devem ser espaços de acesso equitativo, cuidado integral e práticas pedagógicas antirracistas desde o início da vida, e que o enfrentamento ao racismo na escola precisa ocorrer de forma contínua, institucional e mensurável, com a institucionalização das Leis nº 10.639/2003 e nº 11.645/2008, ambientes e materiais representativos da diversidade e formação permanente das equipes. Na educação infantil, esse compromisso encontra fundamento direto na Lei de Diretrizes e Bases, que inclui a consideração com a diversidade étnico-racial entre os princípios do ensino (Lei nº 9.394/1996, art. 3º, XII), e nas Diretrizes Curriculares Nacionais para a Educação Infantil, que determinam às propostas pedagógicas o reconhecimento, a valorização e a interação das crianças com as histórias e culturas africanas e afro-brasileiras e o combate ao racismo e à discriminação (Resolução CNE/CEB nº 5/2009, art. 8º, § 1º, IX). As Leis nº 10.639/2003 e nº 11.645/2008 alteraram o art. 26-A da LDB, que se dirige aos estabelecimentos de ensino fundamental e médio; sua aplicação à educação infantil se dá por meio dessas diretrizes e dos princípios gerais, e é nesse sentido que o objetivo de institucionalização deve ser lido. A educação infantil articula acesso, permanência, cuidado, currículo, formação e condições de atendimento. Sua organização transversal preserva a unidade dos objetivos pedagógicos e suas conexões com os nove eixos, sem constituir um décimo eixo.</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2610"/>
        <w:gridCol w:w="11894"/>
      </w:tblGrid>
      <w:tr w:rsidR="00586260" w14:paraId="10616D6D"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2581" w:type="dxa"/>
            <w:shd w:val="clear" w:color="auto" w:fill="E8EEF2"/>
          </w:tcPr>
          <w:p w14:paraId="10616D6B" w14:textId="77777777" w:rsidR="00586260" w:rsidRDefault="00000000">
            <w:pPr>
              <w:pStyle w:val="Compact"/>
              <w:keepNext/>
              <w:spacing w:before="0" w:after="40"/>
            </w:pPr>
            <w:r>
              <w:rPr>
                <w:b/>
                <w:sz w:val="19"/>
              </w:rPr>
              <w:t xml:space="preserve">Conexão</w:t>
            </w:r>
          </w:p>
        </w:tc>
        <w:tc>
          <w:tcPr>
            <w:tcW w:w="11762" w:type="dxa"/>
            <w:shd w:val="clear" w:color="auto" w:fill="E8EEF2"/>
          </w:tcPr>
          <w:p w14:paraId="10616D6C" w14:textId="77777777" w:rsidR="00586260" w:rsidRDefault="00000000">
            <w:pPr>
              <w:pStyle w:val="Compact"/>
              <w:keepNext/>
              <w:spacing w:before="0" w:after="40"/>
            </w:pPr>
            <w:r>
              <w:rPr>
                <w:b/>
                <w:sz w:val="19"/>
              </w:rPr>
              <w:t xml:space="preserve">Conteúdo articulado</w:t>
            </w:r>
          </w:p>
        </w:tc>
      </w:tr>
      <w:tr w:rsidR="00586260" w14:paraId="10616D70" w14:textId="77777777" w:rsidTr="00586260">
        <w:trPr>
          <w:cantSplit/>
        </w:trPr>
        <w:tc>
          <w:tcPr>
            <w:tcW w:w="2581" w:type="dxa"/>
          </w:tcPr>
          <w:p w14:paraId="10616D6E" w14:textId="77777777" w:rsidR="00586260" w:rsidRDefault="00000000">
            <w:pPr>
              <w:pStyle w:val="Compact"/>
              <w:keepNext/>
              <w:spacing w:before="0" w:after="40"/>
            </w:pPr>
            <w:r>
              <w:rPr>
                <w:sz w:val="19"/>
              </w:rPr>
              <w:t xml:space="preserve">Prioridade</w:t>
            </w:r>
          </w:p>
        </w:tc>
        <w:tc>
          <w:tcPr>
            <w:tcW w:w="11762" w:type="dxa"/>
          </w:tcPr>
          <w:p w14:paraId="10616D6F" w14:textId="77777777" w:rsidR="00586260" w:rsidRDefault="00000000">
            <w:pPr>
              <w:pStyle w:val="Compact"/>
              <w:keepNext/>
              <w:spacing w:before="0" w:after="40"/>
            </w:pPr>
            <w:r>
              <w:rPr>
                <w:sz w:val="19"/>
              </w:rPr>
              <w:t xml:space="preserve">Acesso e permanência em creches e pré-escolas, em articulação com o objetivo de oferta suficiente e equitativa de vagas, sem restringir o direito à educação às famílias selecionadas para programas específicos.</w:t>
            </w:r>
          </w:p>
        </w:tc>
      </w:tr>
      <w:tr w:rsidR="00586260" w14:paraId="10616D73" w14:textId="77777777" w:rsidTr="00586260">
        <w:trPr>
          <w:cantSplit/>
        </w:trPr>
        <w:tc>
          <w:tcPr>
            <w:tcW w:w="2581" w:type="dxa"/>
          </w:tcPr>
          <w:p w14:paraId="10616D71" w14:textId="77777777" w:rsidR="00586260" w:rsidRDefault="00000000">
            <w:pPr>
              <w:pStyle w:val="Compact"/>
              <w:keepNext/>
              <w:spacing w:before="0" w:after="40"/>
            </w:pPr>
            <w:r>
              <w:rPr>
                <w:sz w:val="19"/>
              </w:rPr>
              <w:t xml:space="preserve">Direito ao Brincar</w:t>
            </w:r>
          </w:p>
        </w:tc>
        <w:tc>
          <w:tcPr>
            <w:tcW w:w="11762" w:type="dxa"/>
          </w:tcPr>
          <w:p w14:paraId="10616D72" w14:textId="77777777" w:rsidR="00586260" w:rsidRDefault="00000000">
            <w:pPr>
              <w:pStyle w:val="Compact"/>
              <w:keepNext/>
              <w:spacing w:before="0" w:after="40"/>
            </w:pPr>
            <w:r>
              <w:rPr>
                <w:sz w:val="19"/>
              </w:rPr>
              <w:t xml:space="preserve">Brincadeiras, materiais e experiências pedagógicas que reconheçam as identidades e referências culturais das crianças.</w:t>
            </w:r>
          </w:p>
        </w:tc>
      </w:tr>
      <w:tr w:rsidR="00586260" w14:paraId="10616D76" w14:textId="77777777" w:rsidTr="00586260">
        <w:trPr>
          <w:cantSplit/>
        </w:trPr>
        <w:tc>
          <w:tcPr>
            <w:tcW w:w="2581" w:type="dxa"/>
          </w:tcPr>
          <w:p w14:paraId="10616D74" w14:textId="77777777" w:rsidR="00586260" w:rsidRDefault="00000000">
            <w:pPr>
              <w:pStyle w:val="Compact"/>
              <w:keepNext/>
              <w:spacing w:before="0" w:after="40"/>
            </w:pPr>
            <w:r>
              <w:rPr>
                <w:sz w:val="19"/>
              </w:rPr>
              <w:t xml:space="preserve">Proteção</w:t>
            </w:r>
          </w:p>
        </w:tc>
        <w:tc>
          <w:tcPr>
            <w:tcW w:w="11762" w:type="dxa"/>
          </w:tcPr>
          <w:p w14:paraId="10616D75" w14:textId="77777777" w:rsidR="00586260" w:rsidRDefault="00000000">
            <w:pPr>
              <w:pStyle w:val="Compact"/>
              <w:keepNext/>
              <w:spacing w:before="0" w:after="40"/>
            </w:pPr>
            <w:r>
              <w:rPr>
                <w:sz w:val="19"/>
              </w:rPr>
              <w:t xml:space="preserve">Prevenção e enfrentamento do racismo e de outras violências, articulados à formação de profissionais em proteção e letramento racial e aos fluxos da rede.</w:t>
            </w:r>
          </w:p>
        </w:tc>
      </w:tr>
      <w:tr w:rsidR="00586260" w14:paraId="10616D79" w14:textId="77777777" w:rsidTr="00586260">
        <w:trPr>
          <w:cantSplit/>
        </w:trPr>
        <w:tc>
          <w:tcPr>
            <w:tcW w:w="2581" w:type="dxa"/>
          </w:tcPr>
          <w:p w14:paraId="10616D77" w14:textId="77777777" w:rsidR="00586260" w:rsidRDefault="00000000">
            <w:pPr>
              <w:pStyle w:val="Compact"/>
              <w:spacing w:before="0" w:after="40"/>
            </w:pPr>
            <w:r>
              <w:rPr>
                <w:sz w:val="19"/>
              </w:rPr>
              <w:t xml:space="preserve">Direito à Cidade</w:t>
            </w:r>
          </w:p>
        </w:tc>
        <w:tc>
          <w:tcPr>
            <w:tcW w:w="11762" w:type="dxa"/>
          </w:tcPr>
          <w:p w14:paraId="10616D78" w14:textId="77777777" w:rsidR="00586260" w:rsidRDefault="00000000">
            <w:pPr>
              <w:pStyle w:val="Compact"/>
              <w:spacing w:before="0" w:after="40"/>
            </w:pPr>
            <w:r>
              <w:rPr>
                <w:sz w:val="19"/>
              </w:rPr>
              <w:t xml:space="preserve">Experiências culturais e acesso aos espaços do território, em conexão com os objetivos de cultura, arte, esporte e iniciativas comunitárias do eixo.</w:t>
            </w:r>
          </w:p>
        </w:tc>
      </w:tr>
    </w:tbl>
    <w:p w14:paraId="10616D7A" w14:textId="77777777" w:rsidR="00586260" w:rsidRDefault="00586260">
      <w:pPr>
        <w:keepNext/>
      </w:pP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D7E"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D7B" w14:textId="77777777" w:rsidR="00586260" w:rsidRDefault="00000000">
            <w:pPr>
              <w:pStyle w:val="Compact"/>
              <w:keepNext/>
              <w:spacing w:before="0" w:after="40"/>
            </w:pPr>
            <w:r>
              <w:rPr>
                <w:b/>
                <w:sz w:val="18"/>
              </w:rPr>
              <w:t xml:space="preserve">ID de origem</w:t>
            </w:r>
          </w:p>
        </w:tc>
        <w:tc>
          <w:tcPr>
            <w:tcW w:w="5737" w:type="dxa"/>
            <w:shd w:val="clear" w:color="auto" w:fill="E8EEF2"/>
          </w:tcPr>
          <w:p w14:paraId="10616D7C" w14:textId="77777777" w:rsidR="00586260" w:rsidRDefault="00000000">
            <w:pPr>
              <w:pStyle w:val="Compact"/>
              <w:keepNext/>
              <w:spacing w:before="0" w:after="40"/>
            </w:pPr>
            <w:r>
              <w:rPr>
                <w:b/>
                <w:sz w:val="18"/>
              </w:rPr>
              <w:t xml:space="preserve">Objetivo estratégico</w:t>
            </w:r>
          </w:p>
        </w:tc>
        <w:tc>
          <w:tcPr>
            <w:tcW w:w="7172" w:type="dxa"/>
            <w:shd w:val="clear" w:color="auto" w:fill="E8EEF2"/>
          </w:tcPr>
          <w:p w14:paraId="10616D7D" w14:textId="77777777" w:rsidR="00586260" w:rsidRDefault="00000000">
            <w:pPr>
              <w:pStyle w:val="Compact"/>
              <w:keepNext/>
              <w:spacing w:before="0" w:after="40"/>
            </w:pPr>
            <w:r>
              <w:rPr>
                <w:b/>
                <w:sz w:val="18"/>
              </w:rPr>
              <w:t xml:space="preserve">Indicadores propostos</w:t>
            </w:r>
          </w:p>
        </w:tc>
      </w:tr>
      <w:tr w:rsidR="00586260" w14:paraId="10616D82" w14:textId="77777777" w:rsidTr="00586260">
        <w:trPr>
          <w:cantSplit/>
        </w:trPr>
        <w:tc>
          <w:tcPr>
            <w:tcW w:w="1434" w:type="dxa"/>
          </w:tcPr>
          <w:p w14:paraId="10616D7F" w14:textId="77777777" w:rsidR="00586260" w:rsidRDefault="00000000">
            <w:pPr>
              <w:pStyle w:val="Compact"/>
              <w:keepNext/>
              <w:spacing w:before="0" w:after="40"/>
            </w:pPr>
            <w:r>
              <w:rPr>
                <w:sz w:val="18"/>
              </w:rPr>
              <w:t xml:space="preserve">A3.2 (p. 33)</w:t>
            </w:r>
          </w:p>
        </w:tc>
        <w:tc>
          <w:tcPr>
            <w:tcW w:w="5737" w:type="dxa"/>
          </w:tcPr>
          <w:p w14:paraId="10616D80" w14:textId="77777777" w:rsidR="00586260" w:rsidRDefault="00000000">
            <w:pPr>
              <w:pStyle w:val="Compact"/>
              <w:keepNext/>
              <w:spacing w:before="0" w:after="40"/>
            </w:pPr>
            <w:r>
              <w:rPr>
                <w:sz w:val="18"/>
              </w:rPr>
              <w:t xml:space="preserve">2. Fortalecer práticas pedagógicas antirracistas, interseccionais e de cuidado integral.</w:t>
            </w:r>
          </w:p>
        </w:tc>
        <w:tc>
          <w:tcPr>
            <w:tcW w:w="7172" w:type="dxa"/>
          </w:tcPr>
          <w:p w14:paraId="10616D81" w14:textId="77777777" w:rsidR="00586260" w:rsidRDefault="00000000">
            <w:pPr>
              <w:pStyle w:val="Compact"/>
              <w:keepNext/>
              <w:spacing w:before="0" w:after="40"/>
            </w:pPr>
            <w:r>
              <w:rPr>
                <w:sz w:val="18"/>
              </w:rPr>
              <w:t xml:space="preserve">Quantidade de planos de ação que incluam ao menos uma atividade voltada para a promoção da equidade racial, de acordo com a recomendação do INDIQUE.</w:t>
            </w:r>
          </w:p>
        </w:tc>
      </w:tr>
      <w:tr w:rsidR="00586260" w14:paraId="10616D86" w14:textId="77777777" w:rsidTr="00586260">
        <w:trPr>
          <w:cantSplit/>
        </w:trPr>
        <w:tc>
          <w:tcPr>
            <w:tcW w:w="1434" w:type="dxa"/>
          </w:tcPr>
          <w:p w14:paraId="10616D83" w14:textId="77777777" w:rsidR="00586260" w:rsidRDefault="00000000">
            <w:pPr>
              <w:pStyle w:val="Compact"/>
              <w:keepNext/>
              <w:spacing w:before="0" w:after="40"/>
            </w:pPr>
            <w:r>
              <w:rPr>
                <w:sz w:val="18"/>
              </w:rPr>
              <w:t xml:space="preserve">A3.3 (p. 33)</w:t>
            </w:r>
          </w:p>
        </w:tc>
        <w:tc>
          <w:tcPr>
            <w:tcW w:w="5737" w:type="dxa"/>
          </w:tcPr>
          <w:p w14:paraId="10616D84" w14:textId="77777777" w:rsidR="00586260" w:rsidRDefault="00000000">
            <w:pPr>
              <w:pStyle w:val="Compact"/>
              <w:keepNext/>
              <w:spacing w:before="0" w:after="40"/>
            </w:pPr>
            <w:r>
              <w:rPr>
                <w:sz w:val="18"/>
              </w:rPr>
              <w:t xml:space="preserve">3. Promover formação continuada dos profissionais da Educação Infantil em educação antirracista, relações étnico-raciais e práticas interseccionais de cuidado integral.</w:t>
            </w:r>
          </w:p>
        </w:tc>
        <w:tc>
          <w:tcPr>
            <w:tcW w:w="7172" w:type="dxa"/>
          </w:tcPr>
          <w:p w14:paraId="10616D85" w14:textId="77777777" w:rsidR="00586260" w:rsidRDefault="00000000">
            <w:pPr>
              <w:pStyle w:val="Compact"/>
              <w:keepNext/>
              <w:spacing w:before="0" w:after="40"/>
            </w:pPr>
            <w:r>
              <w:rPr>
                <w:sz w:val="18"/>
              </w:rPr>
              <w:t xml:space="preserve">Número de profissionais formados em práticas antirracistas.</w:t>
            </w:r>
          </w:p>
        </w:tc>
      </w:tr>
      <w:tr w:rsidR="00586260" w14:paraId="10616D8A" w14:textId="77777777" w:rsidTr="00586260">
        <w:trPr>
          <w:cantSplit/>
        </w:trPr>
        <w:tc>
          <w:tcPr>
            <w:tcW w:w="1434" w:type="dxa"/>
          </w:tcPr>
          <w:p w14:paraId="10616D87" w14:textId="77777777" w:rsidR="00586260" w:rsidRDefault="00000000">
            <w:pPr>
              <w:pStyle w:val="Compact"/>
              <w:keepNext/>
              <w:spacing w:before="0" w:after="40"/>
            </w:pPr>
            <w:r>
              <w:rPr>
                <w:sz w:val="18"/>
              </w:rPr>
              <w:t xml:space="preserve">A3.4 (p. 33)</w:t>
            </w:r>
          </w:p>
        </w:tc>
        <w:tc>
          <w:tcPr>
            <w:tcW w:w="5737" w:type="dxa"/>
          </w:tcPr>
          <w:p w14:paraId="10616D88" w14:textId="77777777" w:rsidR="00586260" w:rsidRDefault="00000000">
            <w:pPr>
              <w:pStyle w:val="Compact"/>
              <w:keepNext/>
              <w:spacing w:before="0" w:after="40"/>
            </w:pPr>
            <w:r>
              <w:rPr>
                <w:sz w:val="18"/>
              </w:rPr>
              <w:t xml:space="preserve">4. Garantir a institucionalização das Leis n° 10.639/2003 e n° 11.645/2008.</w:t>
            </w:r>
          </w:p>
        </w:tc>
        <w:tc>
          <w:tcPr>
            <w:tcW w:w="7172" w:type="dxa"/>
          </w:tcPr>
          <w:p w14:paraId="10616D89" w14:textId="77777777" w:rsidR="00586260" w:rsidRDefault="00000000">
            <w:pPr>
              <w:pStyle w:val="Compact"/>
              <w:keepNext/>
              <w:spacing w:before="0" w:after="40"/>
            </w:pPr>
            <w:r>
              <w:rPr>
                <w:sz w:val="18"/>
              </w:rPr>
              <w:t xml:space="preserve">Percentual de unidades com projetos pedagógicos alinhados às Leis 10.639 e 11.645.</w:t>
            </w:r>
          </w:p>
        </w:tc>
      </w:tr>
      <w:tr w:rsidR="00586260" w14:paraId="10616D8E" w14:textId="77777777" w:rsidTr="00586260">
        <w:trPr>
          <w:cantSplit/>
        </w:trPr>
        <w:tc>
          <w:tcPr>
            <w:tcW w:w="1434" w:type="dxa"/>
          </w:tcPr>
          <w:p w14:paraId="10616D8B" w14:textId="77777777" w:rsidR="00586260" w:rsidRDefault="00000000">
            <w:pPr>
              <w:pStyle w:val="Compact"/>
              <w:spacing w:before="0" w:after="40"/>
            </w:pPr>
            <w:r>
              <w:rPr>
                <w:sz w:val="18"/>
              </w:rPr>
              <w:t xml:space="preserve">A3.5 (p. 33)</w:t>
            </w:r>
          </w:p>
        </w:tc>
        <w:tc>
          <w:tcPr>
            <w:tcW w:w="5737" w:type="dxa"/>
          </w:tcPr>
          <w:p w14:paraId="10616D8C" w14:textId="77777777" w:rsidR="00586260" w:rsidRDefault="00000000">
            <w:pPr>
              <w:pStyle w:val="Compact"/>
              <w:spacing w:before="0" w:after="40"/>
            </w:pPr>
            <w:r>
              <w:rPr>
                <w:sz w:val="18"/>
              </w:rPr>
              <w:t xml:space="preserve">5. Garantir espaços adequados, seguros, estimulantes e culturalmente representativos.</w:t>
            </w:r>
          </w:p>
        </w:tc>
        <w:tc>
          <w:tcPr>
            <w:tcW w:w="7172" w:type="dxa"/>
          </w:tcPr>
          <w:p w14:paraId="10616D8D" w14:textId="77777777" w:rsidR="00586260" w:rsidRDefault="00000000">
            <w:pPr>
              <w:pStyle w:val="Compact"/>
              <w:spacing w:before="0" w:after="40"/>
            </w:pPr>
            <w:r>
              <w:rPr>
                <w:sz w:val="18"/>
              </w:rPr>
              <w:t xml:space="preserve">Percentual de unidades com avaliação positiva no INDIQUE em critérios de infraestrutura, segurança e representatividade racial.</w:t>
            </w:r>
          </w:p>
        </w:tc>
      </w:tr>
    </w:tbl>
    <w:p w14:paraId="10616D8F" w14:textId="77777777" w:rsidR="00586260" w:rsidRDefault="00000000">
      <w:pPr>
        <w:pStyle w:val="Ttulo3"/>
      </w:pPr>
      <w:bookmarkStart w:id="52" w:name="_e17a0d53bf28c30c307c69b5259d336dc41cfe2"/>
      <w:bookmarkEnd w:id="51"/>
      <w:r>
        <w:t xml:space="preserve">9.4. Definição e uso dos indicadores</w:t>
      </w:r>
    </w:p>
    <w:p w14:paraId="10616D90" w14:textId="77777777" w:rsidR="00586260" w:rsidRDefault="00000000">
      <w:pPr>
        <w:pStyle w:val="FirstParagraph"/>
      </w:pPr>
      <w:r>
        <w:t xml:space="preserve">O Anexo C apresenta um quadro-síntese dos 54 indicadores, com enunciado do indicador, natureza da medida, critério de apuração proposto, fonte candidata, periodicidade proposta e situação da linha de base, com dados de contexto identificados, distinguindo contagens, proporções, registros qualitativos e valores financeiros. Fonte e periodicidade propostas não significam disponibilidade confirmada. O cálculo de percentuais exige numerador e denominador compatíveis, critérios explícitos de inclusão e tratamento de informações ausentes. Registros administrativos não equivalem automaticamente a população atendida distinta. Na leitura das violências, redução de notificações não será adotada como evidência isolada de redução da incidência.</w:t>
      </w:r>
    </w:p>
    <w:p w14:paraId="10616D91" w14:textId="77777777" w:rsidR="00586260" w:rsidRDefault="00000000">
      <w:pPr>
        <w:pStyle w:val="Corpodetexto"/>
      </w:pPr>
      <w:r>
        <w:t xml:space="preserve">A </w:t>
      </w:r>
      <w:hyperlink r:id="rId46">
        <w:r>
          <w:rPr>
            <w:rStyle w:val="Hyperlink"/>
          </w:rPr>
          <w:t xml:space="preserve">matriz de trabalho dos eixos disponibilizada pela CVL em outubro de 2026</w:t>
        </w:r>
      </w:hyperlink>
      <w:r>
        <w:t xml:space="preserve"> converge com essa organização: trata raça, território e renda como dimensões transversais e propõe acompanhar acesso, encaminhamento, retorno e continuidade. São indicadores candidatos, não bases já disponíveis. O campo de objetivo repetido de Prioridade no detalhamento de Proteção e a tensão entre prevenção e resposta não foram incorporados como diretrizes do PMPIA. A matriz também não comprova instalação de comitês ou aprovação de novas responsabilidades.</w:t>
      </w:r>
    </w:p>
    <w:p w14:paraId="10616D92" w14:textId="77777777" w:rsidR="00586260" w:rsidRDefault="00000000">
      <w:pPr>
        <w:pStyle w:val="Corpodetexto"/>
      </w:pPr>
      <w:r>
        <w:t xml:space="preserve">Propõe-se aprofundar a leitura racial dos percursos sem substituir os 54 enunciados do Anexo C. A completude de raça/cor já integra o acompanhamento dos registros. O plano de acompanhamento documentado, por sua vez, não demonstra que o atendimento ocorreu. Como complementações para apreciação, podem ser observados o retorno útil ao serviço de origem, o tempo até acesso efetivo e a perda de seguimento, por idade, raça/cor e território, com universos e janelas próprios. Classificação racial da criança, da mãe e do cuidador permanece distinguida, e pertencimento indígena ou quilombola requer identificação própria quando pertinente. Essas propostas não autorizam metas novas, somas entre sistemas ou classificação individual de risco por raça/cor. Diferenças observadas devem orientar a investigação de barreiras e das providências dos serviços.</w:t>
      </w:r>
    </w:p>
    <w:p w14:paraId="10616D93" w14:textId="77777777" w:rsidR="00586260" w:rsidRDefault="00000000">
      <w:pPr>
        <w:pStyle w:val="Ttulo3"/>
      </w:pPr>
      <w:bookmarkStart w:id="53" w:name="_8518ed6962a76a73d7a4fed1824ac1269216eaa"/>
      <w:bookmarkEnd w:id="52"/>
      <w:r>
        <w:t xml:space="preserve">9.5. Resultados esperados e alcance do acompanhamento</w:t>
      </w:r>
    </w:p>
    <w:p w14:paraId="10616D94" w14:textId="77777777" w:rsidR="00586260" w:rsidRDefault="00000000">
      <w:pPr>
        <w:pStyle w:val="FirstParagraph"/>
        <w:keepNext/>
      </w:pPr>
      <w:r>
        <w:t xml:space="preserve">Os resultados esperados expressam a mudança que o conjunto de objetivos pretende produzir para bebês, crianças pequenas e seus cuidadores. Cada um deles também aparece no eixo correspondente do capítulo 8, e o quadro abaixo os consolida. Eles orientam a leitura dos indicadores, sem introduzir metas numéricas ou prazos. O monitoramento distingue a realização de atividades, o acesso e a continuidade do atendimento, as condições de vida e as mudanças nas experiências das crianças. Essa distinção permite reconhecer o avanço de uma ação sem atribuir a ela efeitos que os dados ainda não demonstram.</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2321"/>
        <w:gridCol w:w="5221"/>
        <w:gridCol w:w="6962"/>
      </w:tblGrid>
      <w:tr w:rsidR="00586260" w14:paraId="10616D98"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2295" w:type="dxa"/>
            <w:shd w:val="clear" w:color="auto" w:fill="E8EEF2"/>
          </w:tcPr>
          <w:p w14:paraId="10616D95" w14:textId="77777777" w:rsidR="00586260" w:rsidRDefault="00000000">
            <w:pPr>
              <w:pStyle w:val="Compact"/>
              <w:keepNext/>
              <w:spacing w:before="0" w:after="40"/>
            </w:pPr>
            <w:r>
              <w:rPr>
                <w:b/>
                <w:sz w:val="19"/>
              </w:rPr>
              <w:t xml:space="preserve">Eixo ou dimensão transversal</w:t>
            </w:r>
          </w:p>
        </w:tc>
        <w:tc>
          <w:tcPr>
            <w:tcW w:w="5163" w:type="dxa"/>
            <w:shd w:val="clear" w:color="auto" w:fill="E8EEF2"/>
          </w:tcPr>
          <w:p w14:paraId="10616D96" w14:textId="77777777" w:rsidR="00586260" w:rsidRDefault="00000000">
            <w:pPr>
              <w:pStyle w:val="Compact"/>
              <w:keepNext/>
              <w:spacing w:before="0" w:after="40"/>
            </w:pPr>
            <w:r>
              <w:rPr>
                <w:b/>
                <w:sz w:val="19"/>
              </w:rPr>
              <w:t xml:space="preserve">Resultado esperado</w:t>
            </w:r>
          </w:p>
        </w:tc>
        <w:tc>
          <w:tcPr>
            <w:tcW w:w="6885" w:type="dxa"/>
            <w:shd w:val="clear" w:color="auto" w:fill="E8EEF2"/>
          </w:tcPr>
          <w:p w14:paraId="10616D97" w14:textId="77777777" w:rsidR="00586260" w:rsidRDefault="00000000">
            <w:pPr>
              <w:pStyle w:val="Compact"/>
              <w:keepNext/>
              <w:spacing w:before="0" w:after="40"/>
            </w:pPr>
            <w:r>
              <w:rPr>
                <w:b/>
                <w:sz w:val="19"/>
              </w:rPr>
              <w:t xml:space="preserve">O que os indicadores existentes permitem acompanhar e o que precisa ser observado</w:t>
            </w:r>
          </w:p>
        </w:tc>
      </w:tr>
      <w:tr w:rsidR="00586260" w14:paraId="10616D9C" w14:textId="77777777" w:rsidTr="00586260">
        <w:trPr>
          <w:cantSplit/>
        </w:trPr>
        <w:tc>
          <w:tcPr>
            <w:tcW w:w="2295" w:type="dxa"/>
          </w:tcPr>
          <w:p w14:paraId="10616D99" w14:textId="77777777" w:rsidR="00586260" w:rsidRDefault="00000000">
            <w:pPr>
              <w:pStyle w:val="Compact"/>
              <w:keepNext/>
              <w:spacing w:before="0" w:after="40"/>
            </w:pPr>
            <w:r>
              <w:rPr>
                <w:sz w:val="19"/>
              </w:rPr>
              <w:t xml:space="preserve">Prioridade</w:t>
            </w:r>
          </w:p>
        </w:tc>
        <w:tc>
          <w:tcPr>
            <w:tcW w:w="5163" w:type="dxa"/>
          </w:tcPr>
          <w:p w14:paraId="10616D9A" w14:textId="77777777" w:rsidR="00586260" w:rsidRDefault="00000000">
            <w:pPr>
              <w:pStyle w:val="Compact"/>
              <w:keepNext/>
              <w:spacing w:before="0" w:after="40"/>
            </w:pPr>
            <w:r>
              <w:rPr>
                <w:sz w:val="19"/>
              </w:rPr>
              <w:t xml:space="preserve">Acesso mais equitativo à creche, à pré-escola e ao cuidado desde a gestação, com redução de barreiras raciais e continuidade do acompanhamento de bebês e famílias.</w:t>
            </w:r>
          </w:p>
        </w:tc>
        <w:tc>
          <w:tcPr>
            <w:tcW w:w="6885" w:type="dxa"/>
          </w:tcPr>
          <w:p w14:paraId="10616D9B" w14:textId="77777777" w:rsidR="00586260" w:rsidRDefault="00000000">
            <w:pPr>
              <w:pStyle w:val="Compact"/>
              <w:keepNext/>
              <w:spacing w:before="0" w:after="40"/>
            </w:pPr>
            <w:r>
              <w:rPr>
                <w:sz w:val="19"/>
              </w:rPr>
              <w:t xml:space="preserve">Oferta, atendimento registrado, formação e vacinação apoiam o acompanhamento. Demanda atendida, permanência e experiência de cuidado exigem universos compatíveis e evidências adicionais; vagas e consultas não demonstram sozinhas equidade.</w:t>
            </w:r>
          </w:p>
        </w:tc>
      </w:tr>
      <w:tr w:rsidR="00586260" w14:paraId="10616DA0" w14:textId="77777777" w:rsidTr="00586260">
        <w:trPr>
          <w:cantSplit/>
        </w:trPr>
        <w:tc>
          <w:tcPr>
            <w:tcW w:w="2295" w:type="dxa"/>
          </w:tcPr>
          <w:p w14:paraId="10616D9D" w14:textId="77777777" w:rsidR="00586260" w:rsidRDefault="00000000">
            <w:pPr>
              <w:pStyle w:val="Compact"/>
              <w:keepNext/>
              <w:spacing w:before="0" w:after="40"/>
            </w:pPr>
            <w:r>
              <w:rPr>
                <w:sz w:val="19"/>
              </w:rPr>
              <w:t xml:space="preserve">Proteção</w:t>
            </w:r>
          </w:p>
        </w:tc>
        <w:tc>
          <w:tcPr>
            <w:tcW w:w="5163" w:type="dxa"/>
          </w:tcPr>
          <w:p w14:paraId="10616D9E" w14:textId="77777777" w:rsidR="00586260" w:rsidRDefault="00000000">
            <w:pPr>
              <w:pStyle w:val="Compact"/>
              <w:keepNext/>
              <w:spacing w:before="0" w:after="40"/>
            </w:pPr>
            <w:r>
              <w:rPr>
                <w:sz w:val="19"/>
              </w:rPr>
              <w:t xml:space="preserve">Reconhecimento oportuno das violências e resposta articulada às crianças pequenas, com continuidade da proteção, enfrentamento ao racismo e prevenção da revitimização.</w:t>
            </w:r>
          </w:p>
        </w:tc>
        <w:tc>
          <w:tcPr>
            <w:tcW w:w="6885" w:type="dxa"/>
          </w:tcPr>
          <w:p w14:paraId="10616D9F" w14:textId="77777777" w:rsidR="00586260" w:rsidRDefault="00000000">
            <w:pPr>
              <w:pStyle w:val="Compact"/>
              <w:keepNext/>
              <w:spacing w:before="0" w:after="40"/>
            </w:pPr>
            <w:r>
              <w:rPr>
                <w:sz w:val="19"/>
              </w:rPr>
              <w:t xml:space="preserve">Protocolos, formação, completude de registros e planos de acompanhamento mostram capacidade e resposta institucional. É necessário examinar se os encaminhamentos resultaram em atendimento; variação das notificações não demonstra isoladamente redução ou aumento da violência.</w:t>
            </w:r>
          </w:p>
        </w:tc>
      </w:tr>
      <w:tr w:rsidR="00586260" w14:paraId="10616DA4" w14:textId="77777777" w:rsidTr="00586260">
        <w:trPr>
          <w:cantSplit/>
        </w:trPr>
        <w:tc>
          <w:tcPr>
            <w:tcW w:w="2295" w:type="dxa"/>
          </w:tcPr>
          <w:p w14:paraId="10616DA1" w14:textId="77777777" w:rsidR="00586260" w:rsidRDefault="00000000">
            <w:pPr>
              <w:pStyle w:val="Compact"/>
              <w:keepNext/>
              <w:spacing w:before="0" w:after="40"/>
            </w:pPr>
            <w:r>
              <w:rPr>
                <w:sz w:val="19"/>
              </w:rPr>
              <w:t xml:space="preserve">Alimentação</w:t>
            </w:r>
          </w:p>
        </w:tc>
        <w:tc>
          <w:tcPr>
            <w:tcW w:w="5163" w:type="dxa"/>
          </w:tcPr>
          <w:p w14:paraId="10616DA2" w14:textId="77777777" w:rsidR="00586260" w:rsidRDefault="00000000">
            <w:pPr>
              <w:pStyle w:val="Compact"/>
              <w:keepNext/>
              <w:spacing w:before="0" w:after="40"/>
            </w:pPr>
            <w:r>
              <w:rPr>
                <w:sz w:val="19"/>
              </w:rPr>
              <w:t xml:space="preserve">Crianças pequenas e suas famílias com melhores condições de alimentação e acompanhamento nutricional, com redução das desigualdades raciais e territoriais.</w:t>
            </w:r>
          </w:p>
        </w:tc>
        <w:tc>
          <w:tcPr>
            <w:tcW w:w="6885" w:type="dxa"/>
          </w:tcPr>
          <w:p w14:paraId="10616DA3" w14:textId="77777777" w:rsidR="00586260" w:rsidRDefault="00000000">
            <w:pPr>
              <w:pStyle w:val="Compact"/>
              <w:keepNext/>
              <w:spacing w:before="0" w:after="40"/>
            </w:pPr>
            <w:r>
              <w:rPr>
                <w:sz w:val="19"/>
              </w:rPr>
              <w:t xml:space="preserve">O indicador existente mede alcance do acompanhamento nutricional. Estado nutricional e insegurança alimentar são dimensões distintas e exigem fontes próprias, com idade e universo explicitados.</w:t>
            </w:r>
          </w:p>
        </w:tc>
      </w:tr>
      <w:tr w:rsidR="00586260" w14:paraId="10616DA8" w14:textId="77777777" w:rsidTr="00586260">
        <w:trPr>
          <w:cantSplit/>
        </w:trPr>
        <w:tc>
          <w:tcPr>
            <w:tcW w:w="2295" w:type="dxa"/>
          </w:tcPr>
          <w:p w14:paraId="10616DA5" w14:textId="77777777" w:rsidR="00586260" w:rsidRDefault="00000000">
            <w:pPr>
              <w:pStyle w:val="Compact"/>
              <w:keepNext/>
              <w:spacing w:before="0" w:after="40"/>
            </w:pPr>
            <w:r>
              <w:rPr>
                <w:sz w:val="19"/>
              </w:rPr>
              <w:t xml:space="preserve">Inclusão</w:t>
            </w:r>
          </w:p>
        </w:tc>
        <w:tc>
          <w:tcPr>
            <w:tcW w:w="5163" w:type="dxa"/>
          </w:tcPr>
          <w:p w14:paraId="10616DA6" w14:textId="77777777" w:rsidR="00586260" w:rsidRDefault="00000000">
            <w:pPr>
              <w:pStyle w:val="Compact"/>
              <w:keepNext/>
              <w:spacing w:before="0" w:after="40"/>
            </w:pPr>
            <w:r>
              <w:rPr>
                <w:sz w:val="19"/>
              </w:rPr>
              <w:t xml:space="preserve">Necessidades de desenvolvimento reconhecidas e acompanhadas, com acesso aos serviços pertinentes e participação das crianças na educação infantil e na vida comunitária, considerando raça/cor e deficiência.</w:t>
            </w:r>
          </w:p>
        </w:tc>
        <w:tc>
          <w:tcPr>
            <w:tcW w:w="6885" w:type="dxa"/>
          </w:tcPr>
          <w:p w14:paraId="10616DA7" w14:textId="77777777" w:rsidR="00586260" w:rsidRDefault="00000000">
            <w:pPr>
              <w:pStyle w:val="Compact"/>
              <w:keepNext/>
              <w:spacing w:before="0" w:after="40"/>
            </w:pPr>
            <w:r>
              <w:rPr>
                <w:sz w:val="19"/>
              </w:rPr>
              <w:t xml:space="preserve">Puericultura e antropometria informam componentes do acompanhamento. Não demonstram, por si, acesso especializado, resolução de encaminhamentos ou participação; essas trajetórias precisam de evidência específica.</w:t>
            </w:r>
          </w:p>
        </w:tc>
      </w:tr>
      <w:tr w:rsidR="00586260" w14:paraId="10616DAC" w14:textId="77777777" w:rsidTr="00586260">
        <w:trPr>
          <w:cantSplit/>
        </w:trPr>
        <w:tc>
          <w:tcPr>
            <w:tcW w:w="2295" w:type="dxa"/>
          </w:tcPr>
          <w:p w14:paraId="10616DA9" w14:textId="77777777" w:rsidR="00586260" w:rsidRDefault="00000000">
            <w:pPr>
              <w:pStyle w:val="Compact"/>
              <w:keepNext/>
              <w:spacing w:before="0" w:after="40"/>
            </w:pPr>
            <w:r>
              <w:rPr>
                <w:sz w:val="19"/>
              </w:rPr>
              <w:t xml:space="preserve">Direito à Cidade</w:t>
            </w:r>
          </w:p>
        </w:tc>
        <w:tc>
          <w:tcPr>
            <w:tcW w:w="5163" w:type="dxa"/>
          </w:tcPr>
          <w:p w14:paraId="10616DAA" w14:textId="77777777" w:rsidR="00586260" w:rsidRDefault="00000000">
            <w:pPr>
              <w:pStyle w:val="Compact"/>
              <w:keepNext/>
              <w:spacing w:before="0" w:after="40"/>
            </w:pPr>
            <w:r>
              <w:rPr>
                <w:sz w:val="19"/>
              </w:rPr>
              <w:t xml:space="preserve">Crianças pequenas e cuidadores com acesso mais seguro e equitativo a espaços públicos, cultura, mobilidade e oportunidades territoriais, com enfrentamento das desigualdades raciais e ambientais.</w:t>
            </w:r>
          </w:p>
        </w:tc>
        <w:tc>
          <w:tcPr>
            <w:tcW w:w="6885" w:type="dxa"/>
          </w:tcPr>
          <w:p w14:paraId="10616DAB" w14:textId="77777777" w:rsidR="00586260" w:rsidRDefault="00000000">
            <w:pPr>
              <w:pStyle w:val="Compact"/>
              <w:keepNext/>
              <w:spacing w:before="0" w:after="40"/>
            </w:pPr>
            <w:r>
              <w:rPr>
                <w:sz w:val="19"/>
              </w:rPr>
              <w:t xml:space="preserve">Espaços, iniciativas, distribuição territorial, recursos e exposição mapeada ajudam a orientar prioridades. Uso efetivo, deslocamento e experiência das crianças não decorrem automaticamente da existência de equipamentos.</w:t>
            </w:r>
          </w:p>
        </w:tc>
      </w:tr>
      <w:tr w:rsidR="00586260" w14:paraId="10616DB0" w14:textId="77777777" w:rsidTr="00586260">
        <w:trPr>
          <w:cantSplit/>
        </w:trPr>
        <w:tc>
          <w:tcPr>
            <w:tcW w:w="2295" w:type="dxa"/>
          </w:tcPr>
          <w:p w14:paraId="10616DAD" w14:textId="77777777" w:rsidR="00586260" w:rsidRDefault="00000000">
            <w:pPr>
              <w:pStyle w:val="Compact"/>
              <w:keepNext/>
              <w:spacing w:before="0" w:after="40"/>
            </w:pPr>
            <w:r>
              <w:rPr>
                <w:sz w:val="19"/>
              </w:rPr>
              <w:t xml:space="preserve">Direito ao Brincar</w:t>
            </w:r>
          </w:p>
        </w:tc>
        <w:tc>
          <w:tcPr>
            <w:tcW w:w="5163" w:type="dxa"/>
          </w:tcPr>
          <w:p w14:paraId="10616DAE" w14:textId="77777777" w:rsidR="00586260" w:rsidRDefault="00000000">
            <w:pPr>
              <w:pStyle w:val="Compact"/>
              <w:keepNext/>
              <w:spacing w:before="0" w:after="40"/>
            </w:pPr>
            <w:r>
              <w:rPr>
                <w:sz w:val="19"/>
              </w:rPr>
              <w:t xml:space="preserve">Mais oportunidades de brincar e conviver em espaços próximos, acessíveis, seguros e adequados às diferentes idades e referências culturais.</w:t>
            </w:r>
          </w:p>
        </w:tc>
        <w:tc>
          <w:tcPr>
            <w:tcW w:w="6885" w:type="dxa"/>
          </w:tcPr>
          <w:p w14:paraId="10616DAF" w14:textId="77777777" w:rsidR="00586260" w:rsidRDefault="00000000">
            <w:pPr>
              <w:pStyle w:val="Compact"/>
              <w:keepNext/>
              <w:spacing w:before="0" w:after="40"/>
            </w:pPr>
            <w:r>
              <w:rPr>
                <w:sz w:val="19"/>
              </w:rPr>
              <w:t xml:space="preserve">Novos espaços medem expansão da oferta. Funcionamento, manutenção, acessibilidade e uso precisam acompanhar a leitura da entrega física.</w:t>
            </w:r>
          </w:p>
        </w:tc>
      </w:tr>
      <w:tr w:rsidR="00586260" w14:paraId="10616DB4" w14:textId="77777777" w:rsidTr="00586260">
        <w:trPr>
          <w:cantSplit/>
        </w:trPr>
        <w:tc>
          <w:tcPr>
            <w:tcW w:w="2295" w:type="dxa"/>
          </w:tcPr>
          <w:p w14:paraId="10616DB1" w14:textId="77777777" w:rsidR="00586260" w:rsidRDefault="00000000">
            <w:pPr>
              <w:pStyle w:val="Compact"/>
              <w:keepNext/>
              <w:spacing w:before="0" w:after="40"/>
            </w:pPr>
            <w:r>
              <w:rPr>
                <w:sz w:val="19"/>
              </w:rPr>
              <w:t xml:space="preserve">Participação</w:t>
            </w:r>
          </w:p>
        </w:tc>
        <w:tc>
          <w:tcPr>
            <w:tcW w:w="5163" w:type="dxa"/>
          </w:tcPr>
          <w:p w14:paraId="10616DB2" w14:textId="77777777" w:rsidR="00586260" w:rsidRDefault="00000000">
            <w:pPr>
              <w:pStyle w:val="Compact"/>
              <w:keepNext/>
              <w:spacing w:before="0" w:after="40"/>
            </w:pPr>
            <w:r>
              <w:rPr>
                <w:sz w:val="19"/>
              </w:rPr>
              <w:t xml:space="preserve">Perspectivas e formas de expressão das crianças pequenas reconhecidas e consideradas nas decisões, com diversidade racial e territorial e devolutivas apropriadas.</w:t>
            </w:r>
          </w:p>
        </w:tc>
        <w:tc>
          <w:tcPr>
            <w:tcW w:w="6885" w:type="dxa"/>
          </w:tcPr>
          <w:p w14:paraId="10616DB3" w14:textId="77777777" w:rsidR="00586260" w:rsidRDefault="00000000">
            <w:pPr>
              <w:pStyle w:val="Compact"/>
              <w:keepNext/>
              <w:spacing w:before="0" w:after="40"/>
            </w:pPr>
            <w:r>
              <w:rPr>
                <w:sz w:val="19"/>
              </w:rPr>
              <w:t xml:space="preserve">Mecanismos, processos, metodologia e incorporação de contribuições permitem acompanhar participação e influência documental. Quantidade de escutas não comprova representatividade ou mudança implementada.</w:t>
            </w:r>
          </w:p>
        </w:tc>
      </w:tr>
      <w:tr w:rsidR="00586260" w14:paraId="10616DB8" w14:textId="77777777" w:rsidTr="00586260">
        <w:trPr>
          <w:cantSplit/>
        </w:trPr>
        <w:tc>
          <w:tcPr>
            <w:tcW w:w="2295" w:type="dxa"/>
          </w:tcPr>
          <w:p w14:paraId="10616DB5" w14:textId="77777777" w:rsidR="00586260" w:rsidRDefault="00000000">
            <w:pPr>
              <w:pStyle w:val="Compact"/>
              <w:keepNext/>
              <w:spacing w:before="0" w:after="40"/>
            </w:pPr>
            <w:r>
              <w:rPr>
                <w:sz w:val="19"/>
              </w:rPr>
              <w:t xml:space="preserve">Moradia</w:t>
            </w:r>
          </w:p>
        </w:tc>
        <w:tc>
          <w:tcPr>
            <w:tcW w:w="5163" w:type="dxa"/>
          </w:tcPr>
          <w:p w14:paraId="10616DB6" w14:textId="77777777" w:rsidR="00586260" w:rsidRDefault="00000000">
            <w:pPr>
              <w:pStyle w:val="Compact"/>
              <w:keepNext/>
              <w:spacing w:before="0" w:after="40"/>
            </w:pPr>
            <w:r>
              <w:rPr>
                <w:sz w:val="19"/>
              </w:rPr>
              <w:t xml:space="preserve">Melhores condições domiciliares para cuidado, higiene, repouso e desenvolvimento, com redução de desigualdades raciais e territoriais no acesso à água e ao esgotamento.</w:t>
            </w:r>
          </w:p>
        </w:tc>
        <w:tc>
          <w:tcPr>
            <w:tcW w:w="6885" w:type="dxa"/>
          </w:tcPr>
          <w:p w14:paraId="10616DB7" w14:textId="77777777" w:rsidR="00586260" w:rsidRDefault="00000000">
            <w:pPr>
              <w:pStyle w:val="Compact"/>
              <w:keepNext/>
              <w:spacing w:before="0" w:after="40"/>
            </w:pPr>
            <w:r>
              <w:rPr>
                <w:sz w:val="19"/>
              </w:rPr>
              <w:t xml:space="preserve">O indicador conjunto de água e esgotamento acompanha uma dimensão da moradia, quando a base permite o cálculo. Segurança, adensamento e outras condições habitacionais não estão esgotados por essa medida.</w:t>
            </w:r>
          </w:p>
        </w:tc>
      </w:tr>
      <w:tr w:rsidR="00586260" w14:paraId="10616DBC" w14:textId="77777777" w:rsidTr="00586260">
        <w:trPr>
          <w:cantSplit/>
        </w:trPr>
        <w:tc>
          <w:tcPr>
            <w:tcW w:w="2295" w:type="dxa"/>
          </w:tcPr>
          <w:p w14:paraId="10616DB9" w14:textId="77777777" w:rsidR="00586260" w:rsidRDefault="00000000">
            <w:pPr>
              <w:pStyle w:val="Compact"/>
              <w:keepNext/>
              <w:spacing w:before="0" w:after="40"/>
            </w:pPr>
            <w:r>
              <w:rPr>
                <w:sz w:val="19"/>
              </w:rPr>
              <w:t xml:space="preserve">Família e Cuidados</w:t>
            </w:r>
          </w:p>
        </w:tc>
        <w:tc>
          <w:tcPr>
            <w:tcW w:w="5163" w:type="dxa"/>
          </w:tcPr>
          <w:p w14:paraId="10616DBA" w14:textId="77777777" w:rsidR="00586260" w:rsidRDefault="00000000">
            <w:pPr>
              <w:pStyle w:val="Compact"/>
              <w:keepNext/>
              <w:spacing w:before="0" w:after="40"/>
            </w:pPr>
            <w:r>
              <w:rPr>
                <w:sz w:val="19"/>
              </w:rPr>
              <w:t xml:space="preserve">Famílias apoiadas na continuidade do cuidado e conectadas a serviços e redes comunitárias, com reconhecimento da diversidade familiar e enfrentamento das barreiras raciais.</w:t>
            </w:r>
          </w:p>
        </w:tc>
        <w:tc>
          <w:tcPr>
            <w:tcW w:w="6885" w:type="dxa"/>
          </w:tcPr>
          <w:p w14:paraId="10616DBB" w14:textId="77777777" w:rsidR="00586260" w:rsidRDefault="00000000">
            <w:pPr>
              <w:pStyle w:val="Compact"/>
              <w:keepNext/>
              <w:spacing w:before="0" w:after="40"/>
            </w:pPr>
            <w:r>
              <w:rPr>
                <w:sz w:val="19"/>
              </w:rPr>
              <w:t xml:space="preserve">Visitas, conteúdo do cuidado, iniciativas e redes informam oferta e articulação. O apoio efetivamente recebido e a resolução de necessidades dependem de registros de seguimento e das experiências das famílias.</w:t>
            </w:r>
          </w:p>
        </w:tc>
      </w:tr>
      <w:tr w:rsidR="00586260" w14:paraId="10616DC0" w14:textId="77777777" w:rsidTr="00586260">
        <w:trPr>
          <w:cantSplit/>
        </w:trPr>
        <w:tc>
          <w:tcPr>
            <w:tcW w:w="2295" w:type="dxa"/>
          </w:tcPr>
          <w:p w14:paraId="10616DBD" w14:textId="77777777" w:rsidR="00586260" w:rsidRDefault="00000000">
            <w:pPr>
              <w:pStyle w:val="Compact"/>
              <w:keepNext/>
              <w:spacing w:before="0" w:after="40"/>
            </w:pPr>
            <w:r>
              <w:rPr>
                <w:sz w:val="19"/>
              </w:rPr>
              <w:t xml:space="preserve">Educação infantil antirracista transversal</w:t>
            </w:r>
          </w:p>
        </w:tc>
        <w:tc>
          <w:tcPr>
            <w:tcW w:w="5163" w:type="dxa"/>
          </w:tcPr>
          <w:p w14:paraId="10616DBE" w14:textId="77777777" w:rsidR="00586260" w:rsidRDefault="00000000">
            <w:pPr>
              <w:pStyle w:val="Compact"/>
              <w:keepNext/>
              <w:spacing w:before="0" w:after="40"/>
            </w:pPr>
            <w:r>
              <w:rPr>
                <w:sz w:val="19"/>
              </w:rPr>
              <w:t xml:space="preserve">Crianças acolhidas em ambientes e relações educativas que reconheçam suas identidades, enfrentem a discriminação e ampliem experiências de aprendizagem e desenvolvimento.</w:t>
            </w:r>
          </w:p>
        </w:tc>
        <w:tc>
          <w:tcPr>
            <w:tcW w:w="6885" w:type="dxa"/>
          </w:tcPr>
          <w:p w14:paraId="10616DBF" w14:textId="77777777" w:rsidR="00586260" w:rsidRDefault="00000000">
            <w:pPr>
              <w:pStyle w:val="Compact"/>
              <w:keepNext/>
              <w:spacing w:before="0" w:after="40"/>
            </w:pPr>
            <w:r>
              <w:rPr>
                <w:sz w:val="19"/>
              </w:rPr>
              <w:t xml:space="preserve">Planos, formação, projetos pedagógicos e avaliações institucionais permitem verificar condições de implementação. A observação das práticas e das respostas ao racismo é necessária para relacionar essas condições à experiência infantil.</w:t>
            </w:r>
          </w:p>
        </w:tc>
      </w:tr>
      <w:tr w:rsidR="00586260" w14:paraId="10616DC4" w14:textId="77777777" w:rsidTr="00586260">
        <w:trPr>
          <w:cantSplit/>
        </w:trPr>
        <w:tc>
          <w:tcPr>
            <w:tcW w:w="2295" w:type="dxa"/>
          </w:tcPr>
          <w:p w14:paraId="10616DC1" w14:textId="77777777" w:rsidR="00586260" w:rsidRDefault="00000000">
            <w:pPr>
              <w:pStyle w:val="Compact"/>
              <w:keepNext/>
              <w:spacing w:before="0" w:after="40"/>
            </w:pPr>
            <w:r>
              <w:rPr>
                <w:sz w:val="19"/>
              </w:rPr>
              <w:t xml:space="preserve">Implementação, comunicação e participação social</w:t>
            </w:r>
          </w:p>
        </w:tc>
        <w:tc>
          <w:tcPr>
            <w:tcW w:w="5163" w:type="dxa"/>
          </w:tcPr>
          <w:p w14:paraId="10616DC2" w14:textId="77777777" w:rsidR="00586260" w:rsidRDefault="00000000">
            <w:pPr>
              <w:pStyle w:val="Compact"/>
              <w:keepNext/>
              <w:spacing w:before="0" w:after="40"/>
            </w:pPr>
            <w:r>
              <w:rPr>
                <w:sz w:val="19"/>
              </w:rPr>
              <w:t xml:space="preserve">Gestão capaz de identificar desigualdades, acompanhar respostas e prestar contas, com informação acessível e participação das famílias e comunidades.</w:t>
            </w:r>
          </w:p>
        </w:tc>
        <w:tc>
          <w:tcPr>
            <w:tcW w:w="6885" w:type="dxa"/>
          </w:tcPr>
          <w:p w14:paraId="10616DC3" w14:textId="77777777" w:rsidR="00586260" w:rsidRDefault="00000000">
            <w:pPr>
              <w:pStyle w:val="Compact"/>
              <w:keepNext/>
              <w:spacing w:before="0" w:after="40"/>
            </w:pPr>
            <w:r>
              <w:rPr>
                <w:sz w:val="19"/>
              </w:rPr>
              <w:t xml:space="preserve">Certificações, campanhas, materiais e processos participativos registram produtos e mecanismos. Compreensão das informações, uso dos dados e resposta às contribuições precisam ser documentados para examinar resultados.</w:t>
            </w:r>
          </w:p>
        </w:tc>
      </w:tr>
    </w:tbl>
    <w:p w14:paraId="10616DC5" w14:textId="77777777" w:rsidR="00586260" w:rsidRDefault="00000000">
      <w:pPr>
        <w:pStyle w:val="FirstParagraph"/>
      </w:pPr>
      <w:r>
        <w:rPr>
          <w:b/>
          <w:bCs/>
        </w:rPr>
        <w:t xml:space="preserve">Leitura racial e etária.</w:t>
      </w:r>
      <w:r>
        <w:t xml:space="preserve"> Para indicadores baseados em pessoas, as comparações devem usar a mesma faixa etária, período e população de referência em cada categoria de raça/cor. Crianças, mães e responsáveis têm classificações próprias. Medidas referentes a unidades, orçamento ou espaços serão examinadas pela distribuição territorial e pela relação documentada com os públicos atendidos, sem atribuir raça/cor a equipamentos. A redução de diferenças raciais deve ser lida junto ao nível de atendimento de todos os grupos, pois uma diferença menor também pode resultar da piora de quem estava mais bem atendido.</w:t>
      </w:r>
    </w:p>
    <w:p w14:paraId="10616DC6" w14:textId="77777777" w:rsidR="00586260" w:rsidRDefault="00000000">
      <w:pPr>
        <w:pStyle w:val="Corpodetexto"/>
      </w:pPr>
      <w:r>
        <w:rPr>
          <w:b/>
          <w:bCs/>
        </w:rPr>
        <w:t xml:space="preserve">Interpretação dos avanços.</w:t>
      </w:r>
      <w:r>
        <w:t xml:space="preserve"> Mais formações, publicações ou equipamentos sinalizam realização de ações; atendimento registrado sinaliza acesso ou processo de cuidado; condições domiciliares e exposição territorial descrevem situações da população. Nenhuma dessas medidas, isoladamente, comprova impacto causal do Plano. As lacunas indicadas no quadro orientam o aperfeiçoamento futuro do acompanhamento e a análise dos registros já existentes, sem serem convertidas automaticamente em novos indicadores ou objetivos.</w:t>
      </w:r>
    </w:p>
    <w:p w14:paraId="10616DC7" w14:textId="77777777" w:rsidR="00586260" w:rsidRDefault="00000000">
      <w:pPr>
        <w:pStyle w:val="Ttulo2"/>
        <w:pageBreakBefore/>
      </w:pPr>
      <w:bookmarkStart w:id="54" w:name="_referências"/>
      <w:bookmarkEnd w:id="48"/>
      <w:bookmarkEnd w:id="53"/>
      <w:r>
        <w:t xml:space="preserve">10. Referências</w:t>
      </w:r>
    </w:p>
    <w:p w14:paraId="10616DC8" w14:textId="77777777" w:rsidR="00586260" w:rsidRDefault="00000000">
      <w:pPr>
        <w:pStyle w:val="Ttulo3"/>
      </w:pPr>
      <w:bookmarkStart w:id="55" w:name="_1776fc851e8a0e7645f599532d6a0b0f30dab1d"/>
      <w:r>
        <w:t xml:space="preserve">10.1. Bibliografia de origem: referências identificadas e pendências</w:t>
      </w:r>
    </w:p>
    <w:p w14:paraId="10616DC9" w14:textId="77777777" w:rsidR="00586260" w:rsidRDefault="00000000">
      <w:pPr>
        <w:pStyle w:val="FirstParagraph"/>
      </w:pPr>
      <w:r>
        <w:t xml:space="preserve">As referências de origem foram normalizadas quando foi possível identificar a publicação ou o portal institucional. Bases contínuas são citadas sem ano de publicação presumido. As extrações efetivamente utilizadas no diagnóstico estão identificadas na seção 10.2. Todos os endereços abaixo foram objeto de busca ou consulta em 02/10/2026. A indicação de endereço não equivale à revalidação de todas as extrações históricas.</w:t>
      </w:r>
    </w:p>
    <w:p w14:paraId="10616DCA" w14:textId="77777777" w:rsidR="00586260" w:rsidRDefault="00000000">
      <w:pPr>
        <w:pStyle w:val="Corpodetexto"/>
      </w:pPr>
      <w:r>
        <w:t xml:space="preserve">INSTITUTO BRASILEIRO DE GEOGRAFIA E ESTATÍSTICA (IBGE). Censo Demográfico 2022: população residente, por cor ou raça, sexo e idade. SIDRA, tabela 9606. </w:t>
      </w:r>
      <w:hyperlink r:id="rId47">
        <w:r>
          <w:rPr>
            <w:rStyle w:val="Hyperlink"/>
          </w:rPr>
          <w:t xml:space="preserve">Base de dados</w:t>
        </w:r>
      </w:hyperlink>
      <w:r>
        <w:t xml:space="preserve">. Ano de referência dos dados: 2022.</w:t>
      </w:r>
    </w:p>
    <w:p w14:paraId="10616DCB" w14:textId="77777777" w:rsidR="00586260" w:rsidRDefault="00000000">
      <w:pPr>
        <w:pStyle w:val="Corpodetexto"/>
      </w:pPr>
      <w:r>
        <w:t xml:space="preserve">INSTITUTO NACIONAL DE ESTUDOS E PESQUISAS EDUCACIONAIS ANÍSIO TEIXEIRA (INEP). Microdados do Censo Escolar da Educação Básica 2023. Brasília: Inep. </w:t>
      </w:r>
      <w:hyperlink r:id="rId48">
        <w:r>
          <w:rPr>
            <w:rStyle w:val="Hyperlink"/>
          </w:rPr>
          <w:t xml:space="preserve">Página de disponibilização dos microdados</w:t>
        </w:r>
      </w:hyperlink>
      <w:r>
        <w:t xml:space="preserve">. Identificação da edição confirmada, sem nova tabulação nesta revisão bibliográfica.</w:t>
      </w:r>
    </w:p>
    <w:p w14:paraId="10616DCC" w14:textId="77777777" w:rsidR="00586260" w:rsidRDefault="00000000">
      <w:pPr>
        <w:pStyle w:val="Corpodetexto"/>
      </w:pPr>
      <w:r>
        <w:t xml:space="preserve">BRASIL. Ministério da Saúde. DATASUS. Sistema de Informações sobre Nascidos Vivos (SINASC). </w:t>
      </w:r>
      <w:hyperlink r:id="rId49">
        <w:r>
          <w:rPr>
            <w:rStyle w:val="Hyperlink"/>
          </w:rPr>
          <w:t xml:space="preserve">Estatísticas vitais</w:t>
        </w:r>
      </w:hyperlink>
      <w:r>
        <w:t xml:space="preserve">. Base contínua, sem data única de publicação. Ano dos eventos, data de extração e classificação racial devem acompanhar cada resultado utilizado.</w:t>
      </w:r>
    </w:p>
    <w:p w14:paraId="10616DCD" w14:textId="77777777" w:rsidR="00586260" w:rsidRDefault="00000000">
      <w:pPr>
        <w:pStyle w:val="Corpodetexto"/>
      </w:pPr>
      <w:r>
        <w:t xml:space="preserve">BRASIL. Ministério da Saúde. DATASUS. Sistema de Informações sobre Mortalidade (SIM). </w:t>
      </w:r>
      <w:hyperlink r:id="rId50">
        <w:r>
          <w:rPr>
            <w:rStyle w:val="Hyperlink"/>
          </w:rPr>
          <w:t xml:space="preserve">Estatísticas vitais</w:t>
        </w:r>
      </w:hyperlink>
      <w:r>
        <w:t xml:space="preserve">. Base contínua, sem data única de publicação. A menção ao sistema não identifica, por si, a tabulação usada no documento de origem.</w:t>
      </w:r>
    </w:p>
    <w:p w14:paraId="10616DCE" w14:textId="77777777" w:rsidR="00586260" w:rsidRDefault="00000000">
      <w:pPr>
        <w:pStyle w:val="Corpodetexto"/>
      </w:pPr>
      <w:r>
        <w:t xml:space="preserve">RIO DE JANEIRO (Município). Secretaria Municipal de Saúde. EpiRio. </w:t>
      </w:r>
      <w:hyperlink r:id="rId51">
        <w:r>
          <w:rPr>
            <w:rStyle w:val="Hyperlink"/>
          </w:rPr>
          <w:t xml:space="preserve">Portal de informação epidemiológica</w:t>
        </w:r>
      </w:hyperlink>
      <w:r>
        <w:t xml:space="preserve">. Sem data única de publicação. Boletins específicos utilizados nesta revisão constam da seção 10.2.</w:t>
      </w:r>
    </w:p>
    <w:p w14:paraId="10616DCF" w14:textId="77777777" w:rsidR="00586260" w:rsidRDefault="00000000">
      <w:pPr>
        <w:pStyle w:val="Corpodetexto"/>
      </w:pPr>
      <w:r>
        <w:t xml:space="preserve">FUNDO DAS NAÇÕES UNIDAS PARA A INFÂNCIA (UNICEF). Primeiras infâncias negras e a educação infantil. Caderno setorial da estratégia PIA. </w:t>
      </w:r>
      <w:hyperlink r:id="rId52">
        <w:r>
          <w:rPr>
            <w:rStyle w:val="Hyperlink"/>
          </w:rPr>
          <w:t xml:space="preserve">Página institucional da coleção</w:t>
        </w:r>
      </w:hyperlink>
      <w:r>
        <w:t xml:space="preserve"> e </w:t>
      </w:r>
      <w:hyperlink r:id="rId53">
        <w:r>
          <w:rPr>
            <w:rStyle w:val="Hyperlink"/>
          </w:rPr>
          <w:t xml:space="preserve">arquivo do Caderno 2</w:t>
        </w:r>
      </w:hyperlink>
      <w:r>
        <w:t xml:space="preserve">. O catálogo institucional, consultado em 02/10/2026, identifica a edição corrente como “Primeiras infâncias negras e a educação infantil: caminhos para uma educação infantil antirracista”, publicada em novembro de 2025 na coleção de cadernos da estratégia PIA. O exemplar citado no original, com o subtítulo “subsídios para a promoção da equidade racial desde a educação infantil” e o ano de 2023, não foi localizado no catálogo atual e pode corresponder a edição anterior; a ficha técnica dessa edição permanece a conferir.</w:t>
      </w:r>
    </w:p>
    <w:p w14:paraId="10616DD0" w14:textId="77777777" w:rsidR="00586260" w:rsidRDefault="00000000">
      <w:pPr>
        <w:pStyle w:val="Corpodetexto"/>
      </w:pPr>
      <w:r>
        <w:t xml:space="preserve">FUNDO DAS NAÇÕES UNIDAS PARA A INFÂNCIA (UNICEF). PIA: Primeira Infância Antirracista. </w:t>
      </w:r>
      <w:hyperlink r:id="rId54">
        <w:r>
          <w:rPr>
            <w:rStyle w:val="Hyperlink"/>
          </w:rPr>
          <w:t xml:space="preserve">Página da estratégia e materiais</w:t>
        </w:r>
      </w:hyperlink>
      <w:r>
        <w:t xml:space="preserve">. Recurso atualizado continuamente, sem data única de publicação.</w:t>
      </w:r>
    </w:p>
    <w:p w14:paraId="10616DD1" w14:textId="77777777" w:rsidR="00586260" w:rsidRDefault="00000000">
      <w:pPr>
        <w:pStyle w:val="Corpodetexto"/>
      </w:pPr>
      <w:r>
        <w:t xml:space="preserve">FÓRUM BRASILEIRO DE SEGURANÇA PÚBLICA (FBSP). Violência contra crianças e adolescentes: 2019–2021: sumário executivo. São Paulo: FBSP, 2021. </w:t>
      </w:r>
      <w:hyperlink r:id="rId55">
        <w:r>
          <w:rPr>
            <w:rStyle w:val="Hyperlink"/>
          </w:rPr>
          <w:t xml:space="preserve">Documento</w:t>
        </w:r>
      </w:hyperlink>
      <w:r>
        <w:t xml:space="preserve">. O catálogo do editor apresenta data incompatível com o período estudado, por isso essa data catalográfica não substitui a referência à edição de 2021.</w:t>
      </w:r>
    </w:p>
    <w:p w14:paraId="10616DD2" w14:textId="77777777" w:rsidR="00586260" w:rsidRDefault="00000000">
      <w:pPr>
        <w:pStyle w:val="Corpodetexto"/>
      </w:pPr>
      <w:r>
        <w:t xml:space="preserve">FUNDAÇÃO OSWALDO CRUZ (FIOCRUZ). Estudo aponta para profundas desigualdades na mortalidade de crianças no Brasil. Agência Fiocruz de Notícias. </w:t>
      </w:r>
      <w:hyperlink r:id="rId56">
        <w:r>
          <w:rPr>
            <w:rStyle w:val="Hyperlink"/>
          </w:rPr>
          <w:t xml:space="preserve">Endereço identificado</w:t>
        </w:r>
      </w:hyperlink>
      <w:r>
        <w:t xml:space="preserve">. Data de 19/09/2022 preservada da referência de origem. O endereço da mesma notícia no portal institucional (</w:t>
      </w:r>
      <w:hyperlink r:id="rId57">
        <w:r>
          <w:rPr>
            <w:rStyle w:val="Hyperlink"/>
          </w:rPr>
          <w:t xml:space="preserve">fiocruz.br, 2022/09</w:t>
        </w:r>
      </w:hyperlink>
      <w:r>
        <w:t xml:space="preserve">) confirma a publicação em setembro de 2022, sem que o dia tenha sido reconfirmado, porque as páginas recusaram a consulta automatizada. O estudo científico utilizado na revisão está identificado na seção 10.2.</w:t>
      </w:r>
    </w:p>
    <w:p w14:paraId="10616DD3" w14:textId="77777777" w:rsidR="00586260" w:rsidRDefault="00000000">
      <w:pPr>
        <w:pStyle w:val="Corpodetexto"/>
      </w:pPr>
      <w:r>
        <w:t xml:space="preserve">FUNDAÇÃO MARIA CECILIA SOUTO VIDIGAL. Primeira Infância Primeiro. </w:t>
      </w:r>
      <w:hyperlink r:id="rId58">
        <w:r>
          <w:rPr>
            <w:rStyle w:val="Hyperlink"/>
          </w:rPr>
          <w:t xml:space="preserve">Plataforma de indicadores municipais</w:t>
        </w:r>
      </w:hyperlink>
      <w:r>
        <w:t xml:space="preserve">. Sem data única de publicação. A nota de lançamento abaixo confirma a identificação institucional da plataforma, que não deve ser confundida automaticamente com outros portais de dados sobre infância.</w:t>
      </w:r>
    </w:p>
    <w:p w14:paraId="10616DD4" w14:textId="77777777" w:rsidR="00586260" w:rsidRDefault="00000000">
      <w:pPr>
        <w:pStyle w:val="Corpodetexto"/>
      </w:pPr>
      <w:r>
        <w:t xml:space="preserve">FUNDAÇÃO MARIA CECILIA SOUTO VIDIGAL. Fundação Maria Cecilia Souto Vidigal lança a plataforma Primeira Infância Primeiro. 3 set. 2020. </w:t>
      </w:r>
      <w:hyperlink r:id="rId59">
        <w:r>
          <w:rPr>
            <w:rStyle w:val="Hyperlink"/>
          </w:rPr>
          <w:t xml:space="preserve">Notícia institucional</w:t>
        </w:r>
      </w:hyperlink>
      <w:r>
        <w:t xml:space="preserve">.</w:t>
      </w:r>
    </w:p>
    <w:p w14:paraId="10616DD5" w14:textId="77777777" w:rsidR="00586260" w:rsidRDefault="00000000">
      <w:pPr>
        <w:pStyle w:val="Corpodetexto"/>
      </w:pPr>
      <w:r>
        <w:rPr>
          <w:b/>
          <w:bCs/>
        </w:rPr>
        <w:t xml:space="preserve">Menções genéricas ainda não individualizadas.</w:t>
      </w:r>
      <w:r>
        <w:t xml:space="preserve"> O original menciona QEdu, portais educacionais e municipais, estudos, reportagens e relatórios temáticos sem identificar documentos ou extrações. Essas menções permanecem como registro de origem, não como referências verificadas de resultados específicos. Não foram inventados títulos, autores, anos ou endereços para completar a lista.</w:t>
      </w:r>
    </w:p>
    <w:p w14:paraId="10616DD6" w14:textId="77777777" w:rsidR="00586260" w:rsidRDefault="00000000">
      <w:pPr>
        <w:pStyle w:val="Ttulo3"/>
      </w:pPr>
      <w:bookmarkStart w:id="56" w:name="_ecdf21f2bf697ed2334b7c976e17123342ecdd0"/>
      <w:bookmarkEnd w:id="55"/>
      <w:r>
        <w:t xml:space="preserve">10.2. Fontes específicas incorporadas nesta revisão</w:t>
      </w:r>
    </w:p>
    <w:p w14:paraId="10616DD7" w14:textId="77777777" w:rsidR="00586260" w:rsidRDefault="00000000">
      <w:pPr>
        <w:pStyle w:val="FirstParagraph"/>
      </w:pPr>
      <w:hyperlink r:id="rId60">
        <w:r>
          <w:rPr>
            <w:rStyle w:val="Hyperlink"/>
          </w:rPr>
          <w:t xml:space="preserve">IPP / Escritório de Governança da Primeira Infância. Primeira infância no Rio: recorte de raça e cor. Planilha encaminhada em 06/10/2026.</w:t>
        </w:r>
      </w:hyperlink>
      <w:r>
        <w:t xml:space="preserve"> Seis tabelas provenientes do diagnóstico do IPP, identificadas no índice por arquivo original; última modificação do arquivo em 06/10/2026. População e frequência escolar de 2022; mortalidade e nascimentos, 2006–2025, com denominadores a partir de 2011. Faixas efetivas, universos e classificações devem ser conferidos, independentemente do nome do arquivo. Crédito ao IPP para gráficos, caso reproduzidos.</w:t>
      </w:r>
    </w:p>
    <w:p w14:paraId="10616DD8" w14:textId="77777777" w:rsidR="00586260" w:rsidRDefault="00000000">
      <w:pPr>
        <w:pStyle w:val="Corpodetexto"/>
      </w:pPr>
      <w:hyperlink r:id="rId61">
        <w:r>
          <w:rPr>
            <w:rStyle w:val="Hyperlink"/>
          </w:rPr>
          <w:t xml:space="preserve">UNICEF. Guia para abordagem de equidade étnico-racial nas políticas públicas municipais. Edição Selo UNICEF 2025–2028, s.d.</w:t>
        </w:r>
      </w:hyperlink>
      <w:r>
        <w:t xml:space="preserve"> Extração textual consultada em 06/10/2026, especialmente pp. 32, 64–67, 72–73, 83–84 e 88–90. Orientação programática, sem inspeção visual integral. Procedimentos e prazos do Selo não são assumidos como compromissos municipais ou da consultoria.</w:t>
      </w:r>
    </w:p>
    <w:p w14:paraId="10616DD9" w14:textId="77777777" w:rsidR="00586260" w:rsidRDefault="00000000">
      <w:pPr>
        <w:pStyle w:val="Corpodetexto"/>
      </w:pPr>
      <w:hyperlink r:id="rId62">
        <w:r>
          <w:rPr>
            <w:rStyle w:val="Hyperlink"/>
          </w:rPr>
          <w:t xml:space="preserve">CVL-Rio. Matriz de Trabalho dos Eixos do PMIPC. Planilha de trabalho, arquivo modificado em 05/10/2026.</w:t>
        </w:r>
      </w:hyperlink>
      <w:r>
        <w:t xml:space="preserve"> Extração textual dos 12 blocos consultada em 06/10/2026. Propostas e indicadores candidatos, com inconsistências registradas na análise complementar. Não comprova aprovação, implantação ou disponibilidade de linhas de base.</w:t>
      </w:r>
    </w:p>
    <w:p w14:paraId="10616DDA" w14:textId="77777777" w:rsidR="00586260" w:rsidRDefault="00000000">
      <w:pPr>
        <w:pStyle w:val="Corpodetexto"/>
      </w:pPr>
      <w:hyperlink r:id="rId63">
        <w:r>
          <w:rPr>
            <w:rStyle w:val="Hyperlink"/>
          </w:rPr>
          <w:t xml:space="preserve">Brasil. Decreto nº 12.574, de 5 de agosto de 2025. PNIPI, texto integral na Câmara dos Deputados.</w:t>
        </w:r>
      </w:hyperlink>
      <w:r>
        <w:t xml:space="preserve"> Conferidos os arts. 1º–6º para a matriz da seção 7, em 02/10/2026.</w:t>
      </w:r>
    </w:p>
    <w:p w14:paraId="10616DDB" w14:textId="77777777" w:rsidR="00586260" w:rsidRDefault="00000000">
      <w:pPr>
        <w:pStyle w:val="Corpodetexto"/>
      </w:pPr>
      <w:hyperlink r:id="rId64">
        <w:r>
          <w:rPr>
            <w:rStyle w:val="Hyperlink"/>
          </w:rPr>
          <w:t xml:space="preserve">Brasil. Portaria Conjunta MEC/MGI/MS/MDHC/MDS nº 255, de 5 de setembro de 2025. Plano de Ação Estratégico da PNIPI 2025–2026.</w:t>
        </w:r>
      </w:hyperlink>
      <w:r>
        <w:t xml:space="preserve"> DOU, edição extra B, pp. 5–8; ato e iniciativas pertinentes do anexo conferidos em 02/10/2026. Previsão de iniciativas e metas não comprova sua execução.</w:t>
      </w:r>
    </w:p>
    <w:p w14:paraId="10616DDC" w14:textId="77777777" w:rsidR="00586260" w:rsidRDefault="00000000">
      <w:pPr>
        <w:pStyle w:val="Corpodetexto"/>
      </w:pPr>
      <w:hyperlink r:id="rId65">
        <w:r>
          <w:rPr>
            <w:rStyle w:val="Hyperlink"/>
          </w:rPr>
          <w:t xml:space="preserve">IBGE. Censo 2022, tabela 9606, população por cor/raça, sexo e idade. Consulta de 02/10/2026.</w:t>
        </w:r>
      </w:hyperlink>
    </w:p>
    <w:p w14:paraId="10616DDD" w14:textId="77777777" w:rsidR="00586260" w:rsidRDefault="00000000">
      <w:pPr>
        <w:pStyle w:val="Corpodetexto"/>
      </w:pPr>
      <w:hyperlink r:id="rId66">
        <w:r>
          <w:rPr>
            <w:rStyle w:val="Hyperlink"/>
          </w:rPr>
          <w:t xml:space="preserve">Rebouças et al. (2022). Ethnoracial inequalities and child mortality in Brazil. Resumo científico.</w:t>
        </w:r>
      </w:hyperlink>
    </w:p>
    <w:p w14:paraId="10616DDE" w14:textId="77777777" w:rsidR="00586260" w:rsidRDefault="00000000">
      <w:pPr>
        <w:pStyle w:val="Corpodetexto"/>
      </w:pPr>
      <w:hyperlink r:id="rId67">
        <w:r>
          <w:rPr>
            <w:rStyle w:val="Hyperlink"/>
          </w:rPr>
          <w:t xml:space="preserve">FBSP (2021). Violência contra crianças e adolescentes 2019–2021. Sumário executivo, pp. 3–7.</w:t>
        </w:r>
      </w:hyperlink>
    </w:p>
    <w:p w14:paraId="10616DDF" w14:textId="77777777" w:rsidR="00586260" w:rsidRDefault="00000000">
      <w:pPr>
        <w:pStyle w:val="Corpodetexto"/>
      </w:pPr>
      <w:hyperlink r:id="rId68">
        <w:r>
          <w:rPr>
            <w:rStyle w:val="Hyperlink"/>
          </w:rPr>
          <w:t xml:space="preserve">Prefeitura do Rio. Mapa da Mulher Carioca 2023, pp. 75–76.</w:t>
        </w:r>
      </w:hyperlink>
    </w:p>
    <w:p w14:paraId="10616DE0" w14:textId="77777777" w:rsidR="00586260" w:rsidRDefault="00000000">
      <w:pPr>
        <w:pStyle w:val="Corpodetexto"/>
      </w:pPr>
      <w:hyperlink r:id="rId69">
        <w:r>
          <w:rPr>
            <w:rStyle w:val="Hyperlink"/>
          </w:rPr>
          <w:t xml:space="preserve">SMS-Rio. Violência contra a criança, 2025. SINAN, extração 29/04/2026.</w:t>
        </w:r>
      </w:hyperlink>
      <w:r>
        <w:t xml:space="preserve"> Cópia em </w:t>
      </w:r>
      <w:r>
        <w:rPr>
          <w:rStyle w:val="VerbatimChar"/>
        </w:rPr>
        <w:t xml:space="preserve">01_Fontes/SMS_Infografico_ViolenciaCrianca_2025.pdf</w:t>
      </w:r>
      <w:r>
        <w:t xml:space="preserve">; conferido pela imagem publicada em 02/10/2026.</w:t>
      </w:r>
    </w:p>
    <w:p w14:paraId="10616DE1" w14:textId="77777777" w:rsidR="00586260" w:rsidRDefault="00000000">
      <w:pPr>
        <w:pStyle w:val="Corpodetexto"/>
      </w:pPr>
      <w:hyperlink r:id="rId70">
        <w:r>
          <w:rPr>
            <w:rStyle w:val="Hyperlink"/>
          </w:rPr>
          <w:t xml:space="preserve">Ministério da Igualdade Racial. Plano de Ação da Estratégia Primeira Infância Antirracista 2025–2027, com referência à Portaria nº 255/2025 (Plano de Ação Estratégico da PNIPI).</w:t>
        </w:r>
      </w:hyperlink>
    </w:p>
    <w:p w14:paraId="10616DE2" w14:textId="77777777" w:rsidR="00586260" w:rsidRDefault="00000000">
      <w:pPr>
        <w:pStyle w:val="Corpodetexto"/>
      </w:pPr>
      <w:hyperlink r:id="rId71">
        <w:r>
          <w:rPr>
            <w:rStyle w:val="Hyperlink"/>
          </w:rPr>
          <w:t xml:space="preserve">Decreto Federal nº 12.574/2025 (PNIPI), apresentação dos cinco eixos.</w:t>
        </w:r>
      </w:hyperlink>
    </w:p>
    <w:p w14:paraId="10616DE3" w14:textId="77777777" w:rsidR="00586260" w:rsidRDefault="00000000">
      <w:pPr>
        <w:pStyle w:val="Corpodetexto"/>
      </w:pPr>
      <w:hyperlink r:id="rId72">
        <w:r>
          <w:rPr>
            <w:rStyle w:val="Hyperlink"/>
          </w:rPr>
          <w:t xml:space="preserve">Decreto Rio nº 57.249/2025, política antirracista na gestão de pessoas da Prefeitura, conforme noticiado.</w:t>
        </w:r>
      </w:hyperlink>
    </w:p>
    <w:p w14:paraId="10616DE4" w14:textId="77777777" w:rsidR="00586260" w:rsidRDefault="00000000">
      <w:pPr>
        <w:pStyle w:val="Corpodetexto"/>
      </w:pPr>
      <w:r>
        <w:t xml:space="preserve">Município do Rio. Decreto 58.650/2026. D.O. 16/09/2026, pp. 3–4.</w:t>
      </w:r>
    </w:p>
    <w:p w14:paraId="10616DE5" w14:textId="77777777" w:rsidR="00586260" w:rsidRDefault="00000000">
      <w:pPr>
        <w:pStyle w:val="Corpodetexto"/>
      </w:pPr>
      <w:hyperlink r:id="rId73">
        <w:r>
          <w:rPr>
            <w:rStyle w:val="Hyperlink"/>
          </w:rPr>
          <w:t xml:space="preserve">IBGE. Censo 2022, tabela 10056. Taxa de frequência escolar bruta por idade, sexo e cor/raça.</w:t>
        </w:r>
      </w:hyperlink>
      <w:r>
        <w:t xml:space="preserve"> Município 3304557, variável 3795, 2022; resultados amostrais. Consulta direta e resposta arquivada em 02/10/2026.</w:t>
      </w:r>
    </w:p>
    <w:p w14:paraId="10616DE6" w14:textId="77777777" w:rsidR="00586260" w:rsidRDefault="00000000">
      <w:pPr>
        <w:pStyle w:val="Corpodetexto"/>
      </w:pPr>
      <w:hyperlink r:id="rId74">
        <w:r>
          <w:rPr>
            <w:rStyle w:val="Hyperlink"/>
          </w:rPr>
          <w:t xml:space="preserve">SMS-Rio/EpiRio. Boletim de saúde da população negra, 2025.</w:t>
        </w:r>
      </w:hyperlink>
      <w:r>
        <w:t xml:space="preserve"> Seção Pré-Natal, SINASC, dados de 2024; HTML consultado e arquivado.</w:t>
      </w:r>
    </w:p>
    <w:p w14:paraId="10616DE7" w14:textId="77777777" w:rsidR="00586260" w:rsidRDefault="00000000">
      <w:pPr>
        <w:pStyle w:val="Corpodetexto"/>
      </w:pPr>
      <w:hyperlink r:id="rId75">
        <w:r>
          <w:rPr>
            <w:rStyle w:val="Hyperlink"/>
          </w:rPr>
          <w:t xml:space="preserve">IPP. Análise da primeira infância no Rio de Janeiro.</w:t>
        </w:r>
      </w:hyperlink>
      <w:r>
        <w:t xml:space="preserve"> Relatório em desenvolvimento, consultado em 02/10/2026; </w:t>
      </w:r>
      <w:hyperlink r:id="rId76">
        <w:r>
          <w:rPr>
            <w:rStyle w:val="Hyperlink"/>
          </w:rPr>
          <w:t xml:space="preserve">repositório na versão examinada</w:t>
        </w:r>
      </w:hyperlink>
      <w:r>
        <w:t xml:space="preserve">. Tabelas e ressalvas de qualidade arquivadas; não equivale à validação integral do painel.</w:t>
      </w:r>
    </w:p>
    <w:p w14:paraId="10616DE8" w14:textId="77777777" w:rsidR="00586260" w:rsidRDefault="00000000">
      <w:pPr>
        <w:pStyle w:val="Corpodetexto"/>
      </w:pPr>
      <w:hyperlink r:id="rId77">
        <w:r>
          <w:rPr>
            <w:rStyle w:val="Hyperlink"/>
          </w:rPr>
          <w:t xml:space="preserve">UNICEF. PIA — Primeira Infância Antirracista.</w:t>
        </w:r>
      </w:hyperlink>
      <w:r>
        <w:t xml:space="preserve"> Página institucional da estratégia; apoio conceitual e setorial, não estimativa municipal.</w:t>
      </w:r>
    </w:p>
    <w:p w14:paraId="10616DE9" w14:textId="77777777" w:rsidR="00586260" w:rsidRDefault="00000000">
      <w:pPr>
        <w:pStyle w:val="Corpodetexto"/>
      </w:pPr>
      <w:hyperlink r:id="rId78">
        <w:r>
          <w:rPr>
            <w:rStyle w:val="Hyperlink"/>
          </w:rPr>
          <w:t xml:space="preserve">UNICEF. Pobreza Multidimensional na Infância e Adolescência no Brasil — 2017 a 2023.</w:t>
        </w:r>
      </w:hyperlink>
      <w:r>
        <w:t xml:space="preserve"> Apresentação oficial consultada; escopo nacional de 0–17 anos, utilizada como referência metodológica.</w:t>
      </w:r>
    </w:p>
    <w:p w14:paraId="10616DEA" w14:textId="77777777" w:rsidR="00586260" w:rsidRDefault="00000000">
      <w:pPr>
        <w:pStyle w:val="Corpodetexto"/>
      </w:pPr>
      <w:hyperlink r:id="rId79">
        <w:r>
          <w:rPr>
            <w:rStyle w:val="Hyperlink"/>
          </w:rPr>
          <w:t xml:space="preserve">Ação Educativa, UNICEF e parceiros. Indicadores da Qualidade na Educação — Relações Raciais na Escola — Antirracista em Movimento. 2023.</w:t>
        </w:r>
      </w:hyperlink>
      <w:r>
        <w:t xml:space="preserve"> Apresentação do instrumento; aplicação à educação infantil depende de adaptação.</w:t>
      </w:r>
    </w:p>
    <w:p w14:paraId="10616DEB" w14:textId="77777777" w:rsidR="00586260" w:rsidRDefault="00000000">
      <w:pPr>
        <w:pStyle w:val="Corpodetexto"/>
      </w:pPr>
      <w:hyperlink r:id="rId80">
        <w:r>
          <w:rPr>
            <w:rStyle w:val="Hyperlink"/>
          </w:rPr>
          <w:t xml:space="preserve">NCPI. Racismo, educação infantil e desenvolvimento na primeira infância. 2021.</w:t>
        </w:r>
      </w:hyperlink>
      <w:r>
        <w:t xml:space="preserve"> Apresentação institucional do estudo, complementar à referência preservada do original.</w:t>
      </w:r>
    </w:p>
    <w:p w14:paraId="10616DEC" w14:textId="77777777" w:rsidR="00586260" w:rsidRDefault="00000000">
      <w:pPr>
        <w:pStyle w:val="Corpodetexto"/>
      </w:pPr>
      <w:hyperlink r:id="rId81">
        <w:r>
          <w:rPr>
            <w:rStyle w:val="Hyperlink"/>
          </w:rPr>
          <w:t xml:space="preserve">Ribeiro, F. M. L.; Andrade, C. B.; Dias, C. A. O.; Minayo, M. C. S. Violência armada em Manguinhos/RJ, Brasil: saúde e cotidiano de trabalhadoras(es) de saúde e educação. Ciência &amp; Saúde Coletiva, 29(7), 2024.</w:t>
        </w:r>
      </w:hyperlink>
      <w:r>
        <w:t xml:space="preserve"> Resumo científico conferido; estudo qualitativo, sem estimativa específica de primeira infância.</w:t>
      </w:r>
    </w:p>
    <w:p w14:paraId="10616DED" w14:textId="77777777" w:rsidR="00586260" w:rsidRDefault="00000000">
      <w:pPr>
        <w:pStyle w:val="Corpodetexto"/>
      </w:pPr>
      <w:hyperlink r:id="rId82">
        <w:r>
          <w:rPr>
            <w:rStyle w:val="Hyperlink"/>
          </w:rPr>
          <w:t xml:space="preserve">OMS. Nurturing care for early childhood development.</w:t>
        </w:r>
      </w:hyperlink>
      <w:r>
        <w:t xml:space="preserve"> Apresentação do referencial OMS/UNICEF/Banco Mundial; utilizado conceitualmente, sem transposição de estimativas internacionais.</w:t>
      </w:r>
    </w:p>
    <w:p w14:paraId="10616DEE" w14:textId="77777777" w:rsidR="00586260" w:rsidRDefault="00000000">
      <w:pPr>
        <w:pStyle w:val="Corpodetexto"/>
      </w:pPr>
      <w:r>
        <w:t xml:space="preserve">RIO DE JANEIRO (Município). Prefeitura. </w:t>
      </w:r>
      <w:hyperlink r:id="rId83">
        <w:r>
          <w:rPr>
            <w:rStyle w:val="Hyperlink"/>
          </w:rPr>
          <w:t xml:space="preserve">Prefeitura lança Política Municipal Integrada da Primeira Infância Carioca: Pequenos Cariocas</w:t>
        </w:r>
      </w:hyperlink>
      <w:r>
        <w:t xml:space="preserve">. 15 set. 2026. Consulta em 02/10/2026.</w:t>
      </w:r>
    </w:p>
    <w:p w14:paraId="10616DEF" w14:textId="77777777" w:rsidR="00586260" w:rsidRDefault="00000000">
      <w:pPr>
        <w:pStyle w:val="Corpodetexto"/>
      </w:pPr>
      <w:r>
        <w:t xml:space="preserve">RIO DE JANEIRO (Município). Secretaria Municipal de Saúde. </w:t>
      </w:r>
      <w:hyperlink r:id="rId84">
        <w:r>
          <w:rPr>
            <w:rStyle w:val="Hyperlink"/>
          </w:rPr>
          <w:t xml:space="preserve">Saúde da Criança e do Adolescente</w:t>
        </w:r>
      </w:hyperlink>
      <w:r>
        <w:t xml:space="preserve">. Sem data indicada. Consulta em 02/10/2026.</w:t>
      </w:r>
    </w:p>
    <w:p w14:paraId="10616DF0" w14:textId="77777777" w:rsidR="00586260" w:rsidRDefault="00000000">
      <w:pPr>
        <w:pStyle w:val="Corpodetexto"/>
      </w:pPr>
      <w:r>
        <w:t xml:space="preserve">RIO DE JANEIRO (Município). Secretaria Municipal de Saúde. </w:t>
      </w:r>
      <w:hyperlink r:id="rId85">
        <w:r>
          <w:rPr>
            <w:rStyle w:val="Hyperlink"/>
          </w:rPr>
          <w:t xml:space="preserve">Serviços de Reabilitação</w:t>
        </w:r>
      </w:hyperlink>
      <w:r>
        <w:t xml:space="preserve">. Sem data indicada. Consulta em 02/10/2026.</w:t>
      </w:r>
    </w:p>
    <w:p w14:paraId="10616DF1" w14:textId="77777777" w:rsidR="00586260" w:rsidRDefault="00000000">
      <w:pPr>
        <w:pStyle w:val="Corpodetexto"/>
      </w:pPr>
      <w:r>
        <w:t xml:space="preserve">RIO DE JANEIRO (Município). Secretaria Municipal de Assistência Social. </w:t>
      </w:r>
      <w:hyperlink r:id="rId86">
        <w:r>
          <w:rPr>
            <w:rStyle w:val="Hyperlink"/>
          </w:rPr>
          <w:t xml:space="preserve">Família e Comunidade</w:t>
        </w:r>
      </w:hyperlink>
      <w:r>
        <w:t xml:space="preserve">. Sem data indicada. Consulta em 02/10/2026.</w:t>
      </w:r>
    </w:p>
    <w:p w14:paraId="10616DF2" w14:textId="77777777" w:rsidR="00586260" w:rsidRDefault="00000000">
      <w:pPr>
        <w:pStyle w:val="Corpodetexto"/>
      </w:pPr>
      <w:r>
        <w:t xml:space="preserve">RIO DE JANEIRO (Município). Secretaria Municipal de Assistência Social. </w:t>
      </w:r>
      <w:hyperlink r:id="rId87">
        <w:r>
          <w:rPr>
            <w:rStyle w:val="Hyperlink"/>
          </w:rPr>
          <w:t xml:space="preserve">Cartão Primeira Infância Carioca</w:t>
        </w:r>
      </w:hyperlink>
      <w:r>
        <w:t xml:space="preserve">. Sem data indicada. Consulta em 02/10/2026.</w:t>
      </w:r>
    </w:p>
    <w:p w14:paraId="10616DF3" w14:textId="77777777" w:rsidR="00586260" w:rsidRDefault="00000000">
      <w:pPr>
        <w:pStyle w:val="Corpodetexto"/>
      </w:pPr>
      <w:r>
        <w:t xml:space="preserve">RIO DE JANEIRO (Município). Secretaria Municipal do Ambiente e Clima. </w:t>
      </w:r>
      <w:hyperlink r:id="rId88">
        <w:r>
          <w:rPr>
            <w:rStyle w:val="Hyperlink"/>
          </w:rPr>
          <w:t xml:space="preserve">Praça da Primeira Infância</w:t>
        </w:r>
      </w:hyperlink>
      <w:r>
        <w:t xml:space="preserve">. Sem data indicada. Programa apresentado como criado em 2023. Consulta em 02/10/2026.</w:t>
      </w:r>
    </w:p>
    <w:p w14:paraId="10616DF4" w14:textId="77777777" w:rsidR="00586260" w:rsidRDefault="00000000">
      <w:pPr>
        <w:pStyle w:val="Corpodetexto"/>
      </w:pPr>
      <w:r>
        <w:t xml:space="preserve">RIO DE JANEIRO (Município). Secretaria Municipal de Educação. </w:t>
      </w:r>
      <w:hyperlink r:id="rId89">
        <w:r>
          <w:rPr>
            <w:rStyle w:val="Hyperlink"/>
          </w:rPr>
          <w:t xml:space="preserve">Participa</w:t>
        </w:r>
      </w:hyperlink>
      <w:r>
        <w:t xml:space="preserve">. Atualizado em 30 mar. 2023. Consulta em 02/10/2026.</w:t>
      </w:r>
    </w:p>
    <w:p w14:paraId="10616DF5" w14:textId="77777777" w:rsidR="00586260" w:rsidRDefault="00000000">
      <w:pPr>
        <w:pStyle w:val="Corpodetexto"/>
      </w:pPr>
      <w:r>
        <w:t xml:space="preserve">RIO DE JANEIRO (Município). Prefeitura. </w:t>
      </w:r>
      <w:hyperlink r:id="rId90">
        <w:r>
          <w:rPr>
            <w:rStyle w:val="Hyperlink"/>
          </w:rPr>
          <w:t xml:space="preserve">Prefeitura entrega mais vinte imóveis do projeto Casa Carioca no Jacarezinho</w:t>
        </w:r>
      </w:hyperlink>
      <w:r>
        <w:t xml:space="preserve">. 1 jun. 2024. Consulta em 02/10/2026.</w:t>
      </w:r>
    </w:p>
    <w:p w14:paraId="10616DF6" w14:textId="77777777" w:rsidR="00586260" w:rsidRDefault="00000000">
      <w:pPr>
        <w:pStyle w:val="Ttulo2"/>
        <w:pageBreakBefore/>
      </w:pPr>
      <w:bookmarkStart w:id="57" w:name="_b502577dd5dccc8fd85fd66282b542bda3c8729"/>
      <w:bookmarkEnd w:id="54"/>
      <w:bookmarkEnd w:id="56"/>
      <w:r>
        <w:t xml:space="preserve">Anexo A. Fundamentação dos seis eixos de origem</w:t>
      </w:r>
    </w:p>
    <w:p w14:paraId="10616DF7" w14:textId="77777777" w:rsidR="00586260" w:rsidRDefault="00000000">
      <w:pPr>
        <w:pStyle w:val="FirstParagraph"/>
      </w:pPr>
      <w:r>
        <w:t xml:space="preserve">Este anexo conserva, na íntegra, os textos explicativos, falas e notas que acompanhavam os seis eixos do documento de origem, sem reintroduzir essa organização como estrutura operacional. A parte argumentativa desses textos foi incorporada ao capítulo 8, no bloco “Fundamentação de origem” de cada eixo, e à seção 9.3; as falas e as notas permanecem apenas aqui. As formulações normativas e os dados das escutas aqui preservados não foram integralmente revalidados.</w:t>
      </w:r>
    </w:p>
    <w:p w14:paraId="10616DF8" w14:textId="77777777" w:rsidR="00586260" w:rsidRDefault="00000000">
      <w:pPr>
        <w:pStyle w:val="Ttulo3"/>
      </w:pPr>
      <w:bookmarkStart w:id="58" w:name="_d778d6752bd61e5f969c4ee29f36bb44f76d8cf"/>
      <w:r>
        <w:t xml:space="preserve">A.1. Fundamentação do eixo de origem 1</w:t>
      </w:r>
    </w:p>
    <w:p w14:paraId="10616DF9" w14:textId="77777777" w:rsidR="00586260" w:rsidRDefault="00000000">
      <w:pPr>
        <w:pStyle w:val="Textoembloco"/>
      </w:pPr>
      <w:r>
        <w:t xml:space="preserve">“Valão… podia ter um valão limpinho igual água de chuveiro.”, L., 6 anos</w:t>
      </w:r>
    </w:p>
    <w:p w14:paraId="10616DFA" w14:textId="77777777" w:rsidR="00586260" w:rsidRDefault="00000000">
      <w:pPr>
        <w:pStyle w:val="FirstParagraph"/>
      </w:pPr>
      <w:r>
        <w:t xml:space="preserve">A cidade, os espaços urbanos e os territórios devem ser reconhecidos como dimensões fundamentais para o desenvolvimento integral na primeira infância, influenciando diretamente as condições de cuidado, saúde, proteção e acesso a direitos. Parte-se do reconhecimento de que desigualdades raciais, territoriais e o racismo ambiental impactam de forma desproporcional crianças negras, indígenas e periféricas, especialmente em contextos marcados pela precarização urbana, maior vulnerabilidade climática (alagamentos, ilhas de calor, deslizamentos), insegurança ambiental e acesso desigual a saneamento básico, mobilidade, áreas verdes e equipamentos públicos. Essas condições não são neutras: expressam racismo ambiental e produzem impactos diretos sobre saúde, desenvolvimento e segurança desde os primeiros anos de vida.</w:t>
      </w:r>
    </w:p>
    <w:p w14:paraId="10616DFB" w14:textId="77777777" w:rsidR="00586260" w:rsidRDefault="00000000">
      <w:pPr>
        <w:pStyle w:val="Corpodetexto"/>
      </w:pPr>
      <w:r>
        <w:t xml:space="preserve">Por isso, o eixo se propõe a promover territórios mais seguros, acessíveis e acolhedores para as crianças e suas famílias, fortalecer políticas urbanas e ambientais orientadas pela equidade racial e territorial, ampliar o acesso a espaços públicos de convivência e lazer, assegurar ambientes saudáveis para o brincar e fortalecer ações intersetoriais de cuidado, proteção e justiça ambiental, em consonância com as Leis nº 13.257/2016, nº 8.069/1990 e nº 10.257/2001.</w:t>
      </w:r>
    </w:p>
    <w:p w14:paraId="10616DFC" w14:textId="77777777" w:rsidR="00586260" w:rsidRDefault="00000000">
      <w:pPr>
        <w:pStyle w:val="Corpodetexto"/>
      </w:pPr>
      <w:r>
        <w:t xml:space="preserve">4. Com base nas 52 respostas, a escuta reuniu um conjunto misto, com presença relevante de poder público municipal (12 respondentes, 23,1%), seguido por sociedade civil/comunitária (8, 15,4%) e academia/pesquisa (6, 11,5%), além de uma participação pequena de poder público estadual/federal (2, 3,8%) e 1 resposta sem identificação (1,9%). Ao mesmo tempo, quase metade do conjunto (23 respostas, 44,2%) ficou em “outros”.</w:t>
      </w:r>
    </w:p>
    <w:p w14:paraId="10616DFD" w14:textId="77777777" w:rsidR="00586260" w:rsidRDefault="00000000">
      <w:pPr>
        <w:pStyle w:val="Ttulo3"/>
      </w:pPr>
      <w:bookmarkStart w:id="59" w:name="_403d4db9ff587c4764c22e7a2103586a97c6690"/>
      <w:bookmarkEnd w:id="58"/>
      <w:r>
        <w:t xml:space="preserve">A.2. Fundamentação do eixo de origem 2</w:t>
      </w:r>
    </w:p>
    <w:p w14:paraId="10616DFE" w14:textId="77777777" w:rsidR="00586260" w:rsidRDefault="00000000">
      <w:pPr>
        <w:pStyle w:val="FirstParagraph"/>
      </w:pPr>
      <w:r>
        <w:t xml:space="preserve">É necessário reconhecer e fortalecer a cultura, o esporte e o lazer como direitos na primeira infância e como dimensões centrais do desenvolvimento integral, da proteção e do pertencimento das crianças e de suas famílias. Desigualdades raciais e territoriais limitam o acesso de crianças negras, indígenas e periféricas a experiências culturais e esportivas que ampliam repertórios, fortalecem identidades, criam vínculos comunitários e tornam os territórios mais protetivos.</w:t>
      </w:r>
    </w:p>
    <w:p w14:paraId="10616DFF" w14:textId="77777777" w:rsidR="00586260" w:rsidRDefault="00000000">
      <w:pPr>
        <w:pStyle w:val="Corpodetexto"/>
      </w:pPr>
      <w:r>
        <w:t xml:space="preserve">Por isso, o eixo se propõe a ampliar e territorializar oportunidades culturais, artísticas, esportivas e de lazer, valorizar histórias e repertórios das infâncias da cidade do Rio de Janeiro, apoiar iniciativas comunitárias e fortalecer políticas de fomento com recorte para a primeira infância e para a equidade racial. Em diálogo com as Leis nº 10.639/2003 e nº 11.645/2008, o eixo busca consolidar respostas contínuas e territorializadas, com monitoramento e sustentabilidade ao longo do tempo.</w:t>
      </w:r>
    </w:p>
    <w:p w14:paraId="10616E00" w14:textId="77777777" w:rsidR="00586260" w:rsidRDefault="00000000">
      <w:pPr>
        <w:pStyle w:val="Textoembloco"/>
      </w:pPr>
      <w:r>
        <w:t xml:space="preserve">“Quero um parquinho novo na praça.”, T., 5 anos</w:t>
      </w:r>
    </w:p>
    <w:p w14:paraId="10616E01" w14:textId="77777777" w:rsidR="00586260" w:rsidRDefault="00000000">
      <w:pPr>
        <w:pStyle w:val="FirstParagraph"/>
      </w:pPr>
      <w:r>
        <w:t xml:space="preserve">5. As Leis nº 10.639/2003 e nº 11.645/2008 alteram a LDB (Lei nº 9.394/1996) para tornar obrigatório, na educação básica, o ensino de Histórias e Culturas Afro-Brasileira e Africana (Lei nº 10.639/2003) e também dos povos indígenas (Lei nº 11.645/2008), incluindo seus aportes sociais, culturais, econômicos e políticos na formação do Brasil.</w:t>
      </w:r>
    </w:p>
    <w:p w14:paraId="10616E02" w14:textId="77777777" w:rsidR="00586260" w:rsidRDefault="00000000">
      <w:pPr>
        <w:pStyle w:val="Ttulo3"/>
      </w:pPr>
      <w:bookmarkStart w:id="60" w:name="_3e3fd35e516d34b647eb539926aaa1ae1c44899"/>
      <w:bookmarkEnd w:id="59"/>
      <w:r>
        <w:t xml:space="preserve">A.3. Fundamentação do eixo de origem 3</w:t>
      </w:r>
    </w:p>
    <w:p w14:paraId="10616E03" w14:textId="77777777" w:rsidR="00586260" w:rsidRDefault="00000000">
      <w:pPr>
        <w:pStyle w:val="Textoembloco"/>
      </w:pPr>
      <w:r>
        <w:t xml:space="preserve">“Ela é muito esperta (…) O que faz alguém esperto é a escola.”, A., 6 anos</w:t>
      </w:r>
    </w:p>
    <w:p w14:paraId="10616E04" w14:textId="77777777" w:rsidR="00586260" w:rsidRDefault="00000000">
      <w:pPr>
        <w:pStyle w:val="FirstParagraph"/>
      </w:pPr>
      <w:r>
        <w:t xml:space="preserve">Creches e pré-escolas do município devem ser espaços de acesso equitativo, cuidado integral e práticas pedagógicas antirracistas desde o início da vida. Parte-se do reconhecimento de que desigualdades raciais e territoriais afetam tanto a disponibilidade de vagas quanto a experiência educativa, e que o enfrentamento ao racismo na escola precisa ocorrer de forma contínua, institucional e mensurável.</w:t>
      </w:r>
    </w:p>
    <w:p w14:paraId="10616E05" w14:textId="77777777" w:rsidR="00586260" w:rsidRDefault="00000000">
      <w:pPr>
        <w:pStyle w:val="Corpodetexto"/>
      </w:pPr>
      <w:r>
        <w:t xml:space="preserve">Por isso, o eixo se propõe a reduzir desigualdades no acesso à Educação Infantil, fortalecer práticas pedagógicas antirracistas e intersetoriais, assegurar a institucionalização das Leis nº 10.639/2003 e nº 11.645/2008 , garantir ambientes e materiais seguros e representativos da diversidade e promover formação permanente das equipes em cuidado, proteção, letramento racial e enfrentamento de violências.</w:t>
      </w:r>
    </w:p>
    <w:p w14:paraId="10616E06" w14:textId="77777777" w:rsidR="00586260" w:rsidRDefault="00000000">
      <w:pPr>
        <w:pStyle w:val="Ttulo3"/>
      </w:pPr>
      <w:bookmarkStart w:id="61" w:name="_f63388b927e0fe4505844675b7d04783adc0933"/>
      <w:bookmarkEnd w:id="60"/>
      <w:r>
        <w:t xml:space="preserve">A.4. Fundamentação do eixo de origem 4</w:t>
      </w:r>
    </w:p>
    <w:p w14:paraId="10616E07" w14:textId="77777777" w:rsidR="00586260" w:rsidRDefault="00000000">
      <w:pPr>
        <w:pStyle w:val="Textoembloco"/>
      </w:pPr>
      <w:r>
        <w:t xml:space="preserve">“O brinquedinho do posto, enquanto espera o médico a gente brinca.”, A., 5 anos.</w:t>
      </w:r>
    </w:p>
    <w:p w14:paraId="10616E08" w14:textId="77777777" w:rsidR="00586260" w:rsidRDefault="00000000">
      <w:pPr>
        <w:pStyle w:val="FirstParagraph"/>
      </w:pPr>
      <w:r>
        <w:t xml:space="preserve">A gestação, o nascimento e os primeiros anos de vida devem ser acompanhados por uma rede de saúde e cuidado equânime, humanizada, intersetorial e antirracista. No município do Rio de Janeiro, esse compromisso exige enfrentar o racismo institucional e suas repercussões no acesso, na qualidade do atendimento e nos desfechos de saúde de gestantes, bebês e crianças pequenas, especialmente na vida de mulheres pretas e de crianças negras.</w:t>
      </w:r>
    </w:p>
    <w:p w14:paraId="10616E09" w14:textId="77777777" w:rsidR="00586260" w:rsidRDefault="00000000">
      <w:pPr>
        <w:pStyle w:val="Corpodetexto"/>
      </w:pPr>
      <w:r>
        <w:t xml:space="preserve">O eixo se propõe a fortalecer a continuidade do cuidado no pré-natal, no puerpério e na puericultura, ampliar a imunização, a promoção da alimentação adequada e o acompanhamento do desenvolvimento infantil, racializando práticas profissionais, protocolos, fluxos e processos formativos. Prevê também monitoramento permanente de indicadores com recorte por raça/cor, sexo, quando aplicável, e território, assegurando transparência, análise das desigualdades e medidas corretivas ao longo do tempo.</w:t>
      </w:r>
    </w:p>
    <w:p w14:paraId="10616E0A" w14:textId="77777777" w:rsidR="00586260" w:rsidRDefault="00000000">
      <w:pPr>
        <w:pStyle w:val="Corpodetexto"/>
      </w:pPr>
      <w:r>
        <w:t xml:space="preserve">Ao consolidar protocolos de cuidado e mecanismos de avaliação, o eixo busca prevenir e enfrentar a violência institucional e obstétrica, fortalecer o cuidado com quem cuida e ampliar a proteção de gestantes, bebês, crianças e suas famílias.</w:t>
      </w:r>
    </w:p>
    <w:p w14:paraId="10616E0B" w14:textId="77777777" w:rsidR="00586260" w:rsidRDefault="00000000">
      <w:pPr>
        <w:pStyle w:val="Ttulo3"/>
      </w:pPr>
      <w:bookmarkStart w:id="62" w:name="_37add2a83effd1f2166934c684f21965379c996"/>
      <w:bookmarkEnd w:id="61"/>
      <w:r>
        <w:t xml:space="preserve">A.5. Fundamentação do eixo de origem 5</w:t>
      </w:r>
    </w:p>
    <w:p w14:paraId="10616E0C" w14:textId="77777777" w:rsidR="00586260" w:rsidRDefault="00000000">
      <w:pPr>
        <w:pStyle w:val="FirstParagraph"/>
      </w:pPr>
      <w:r>
        <w:t xml:space="preserve">O sucesso do PMPIA depende também de sua disseminação, apropriação social e continuidade política. Para isso, o Plano deve ser conhecido, compreendido e cogovernado por famílias, comunidades, instituições e pelas próprias crianças, por meio de estratégias de comunicação acessível, participação social e presença territorial.</w:t>
      </w:r>
    </w:p>
    <w:p w14:paraId="10616E0D" w14:textId="77777777" w:rsidR="00586260" w:rsidRDefault="00000000">
      <w:pPr>
        <w:pStyle w:val="Corpodetexto"/>
      </w:pPr>
      <w:r>
        <w:t xml:space="preserve">O eixo parte do entendimento de que políticas públicas só se sustentam no tempo quando combinam transparência, linguagem adequada, mecanismos permanentes de participação e devolutivas públicas, com atenção explícita às desigualdades territoriais e raciais. Por isso, propõe fortalecer a comunicação pública do PMPIA, ampliar a participação social e o monitoramento com devolutivas, reconhecer e apoiar redes comunitárias de cuidado e proteção e institucionalizar a escuta de crianças e cuidadores como prática estruturante da governança do Plano.</w:t>
      </w:r>
    </w:p>
    <w:p w14:paraId="10616E0E" w14:textId="77777777" w:rsidR="00586260" w:rsidRDefault="00000000">
      <w:pPr>
        <w:pStyle w:val="Textoembloco"/>
      </w:pPr>
      <w:r>
        <w:t xml:space="preserve">“A gente melhora a cidade não tendo operação, consertando todos os parquinhos e com valão limpo.” P., 5 anos.</w:t>
      </w:r>
    </w:p>
    <w:p w14:paraId="10616E0F" w14:textId="77777777" w:rsidR="00586260" w:rsidRDefault="00000000">
      <w:pPr>
        <w:pStyle w:val="Ttulo3"/>
      </w:pPr>
      <w:bookmarkStart w:id="63" w:name="_448f4b24c2782322e6d58b8794dcef5649df294"/>
      <w:bookmarkEnd w:id="62"/>
      <w:r>
        <w:t xml:space="preserve">A.6. Fundamentação do eixo de origem 6</w:t>
      </w:r>
    </w:p>
    <w:p w14:paraId="10616E10" w14:textId="77777777" w:rsidR="00586260" w:rsidRDefault="00000000">
      <w:pPr>
        <w:pStyle w:val="Textoembloco"/>
      </w:pPr>
      <w:r>
        <w:t xml:space="preserve">“Não gosto da operação. Tia, é sempre quando eu tô fazendo inglês… do nada. Eu peguei o lápis e pow, todo mundo saiu da sala. Fiquei desesperada.” A., 6 anos.</w:t>
      </w:r>
    </w:p>
    <w:p w14:paraId="10616E11" w14:textId="77777777" w:rsidR="00586260" w:rsidRDefault="00000000">
      <w:pPr>
        <w:pStyle w:val="FirstParagraph"/>
      </w:pPr>
      <w:r>
        <w:t xml:space="preserve">A prevenção e a proteção frente às violências contra crianças exigem resposta intersetorial, territorializada e antirracista. Na primeira infância, violências físicas, psicológicas, sexuais, institucionais e negligências produzem impactos profundos e duradouros no desenvolvimento, especialmente quando se combinam com racismo, pobreza, desigualdades territoriais e barreiras de acesso a serviços.</w:t>
      </w:r>
    </w:p>
    <w:p w14:paraId="10616E12" w14:textId="77777777" w:rsidR="00586260" w:rsidRDefault="00000000">
      <w:pPr>
        <w:pStyle w:val="Corpodetexto"/>
      </w:pPr>
      <w:r>
        <w:t xml:space="preserve">Por isso, o eixo se propõe a fortalecer práticas, fluxos, protocolos e arranjos de governança capazes de prevenir violências, proteger crianças e famílias, reduzir revitimização e assegurar resposta coordenada entre saúde, educação, assistência social, cultura, direitos humanos e demais áreas pertinentes. O eixo prevê monitoramento público das desigualdades raciais associadas às violências e mecanismos permanentes de acompanhamento territorial ao longo do período de vigência do Plano.</w:t>
      </w:r>
    </w:p>
    <w:p w14:paraId="10616E13" w14:textId="77777777" w:rsidR="00586260" w:rsidRDefault="00000000">
      <w:pPr>
        <w:pStyle w:val="Ttulo2"/>
        <w:pageBreakBefore/>
      </w:pPr>
      <w:bookmarkStart w:id="64" w:name="_b3c4024ed9cb859b65b3e3e504f121adf6da55f"/>
      <w:bookmarkEnd w:id="57"/>
      <w:bookmarkEnd w:id="63"/>
      <w:r>
        <w:t xml:space="preserve">Anexo B. Créditos e registros visuais do original</w:t>
      </w:r>
    </w:p>
    <w:p w14:paraId="10616E14" w14:textId="77777777" w:rsidR="00586260" w:rsidRDefault="00000000">
      <w:pPr>
        <w:pStyle w:val="FirstParagraph"/>
      </w:pPr>
      <w:r>
        <w:t xml:space="preserve">Os créditos, agradecimentos e imagens abaixo são registros da versão recebida, não ficha técnica aprovada da revisão. Há divergência entre nomes de autoridades na ficha técnica e nos agradecimentos e entre períodos de vigência; confirmar antes da entrega.</w:t>
      </w:r>
    </w:p>
    <w:p w14:paraId="10616E15" w14:textId="77777777" w:rsidR="00586260" w:rsidRDefault="00000000">
      <w:pPr>
        <w:pStyle w:val="Ttulo3"/>
      </w:pPr>
      <w:bookmarkStart w:id="65" w:name="_ae8afac030a8bf178db1f7d0179c58d8b699978"/>
      <w:r>
        <w:t xml:space="preserve">Ficha técnica e colaboração</w:t>
      </w:r>
    </w:p>
    <w:p w14:paraId="10616E16" w14:textId="77777777" w:rsidR="00586260" w:rsidRDefault="00000000">
      <w:pPr>
        <w:pStyle w:val="FirstParagraph"/>
      </w:pPr>
      <w:r>
        <w:rPr>
          <w:b/>
          <w:bCs/>
        </w:rPr>
        <w:t xml:space="preserve">Prefeitura da Cidade do Rio de Janeiro</w:t>
      </w:r>
    </w:p>
    <w:p w14:paraId="10616E17" w14:textId="77777777" w:rsidR="00586260" w:rsidRDefault="00000000">
      <w:pPr>
        <w:pStyle w:val="Corpodetexto"/>
      </w:pPr>
      <w:r>
        <w:t xml:space="preserve">Eduardo Cavaliere — Prefeito do Rio de Janeiro</w:t>
      </w:r>
    </w:p>
    <w:p w14:paraId="10616E18" w14:textId="77777777" w:rsidR="00586260" w:rsidRDefault="00000000">
      <w:pPr>
        <w:pStyle w:val="Corpodetexto"/>
      </w:pPr>
      <w:r>
        <w:t xml:space="preserve">Marcio Santos — Secretário Especial de Direitos Humanos e Igualdade Racial</w:t>
      </w:r>
    </w:p>
    <w:p w14:paraId="10616E19" w14:textId="77777777" w:rsidR="00586260" w:rsidRDefault="00000000">
      <w:pPr>
        <w:pStyle w:val="Corpodetexto"/>
      </w:pPr>
      <w:r>
        <w:rPr>
          <w:b/>
          <w:bCs/>
        </w:rPr>
        <w:t xml:space="preserve">Fundo das Nações Unidas para a Infância (UNICEF)</w:t>
      </w:r>
    </w:p>
    <w:p w14:paraId="10616E1A" w14:textId="77777777" w:rsidR="00586260" w:rsidRDefault="00000000">
      <w:pPr>
        <w:pStyle w:val="Corpodetexto"/>
      </w:pPr>
      <w:r>
        <w:t xml:space="preserve">Joaquín Gonzalez-Aleman — Representante do UNICEF no Brasil</w:t>
      </w:r>
    </w:p>
    <w:p w14:paraId="10616E1B" w14:textId="77777777" w:rsidR="00586260" w:rsidRDefault="00000000">
      <w:pPr>
        <w:pStyle w:val="Corpodetexto"/>
      </w:pPr>
      <w:r>
        <w:t xml:space="preserve">Layla Saad — Representante Adjunta do UNICEF no Brasil</w:t>
      </w:r>
    </w:p>
    <w:p w14:paraId="10616E1C" w14:textId="77777777" w:rsidR="00586260" w:rsidRDefault="00000000">
      <w:pPr>
        <w:pStyle w:val="Corpodetexto"/>
      </w:pPr>
      <w:r>
        <w:t xml:space="preserve">Sonia Yeo — Chefe de Comunicação e Advocacy</w:t>
      </w:r>
    </w:p>
    <w:p w14:paraId="10616E1D" w14:textId="77777777" w:rsidR="00586260" w:rsidRDefault="00000000">
      <w:pPr>
        <w:pStyle w:val="Corpodetexto"/>
      </w:pPr>
      <w:r>
        <w:t xml:space="preserve">Flavia Antunes — Chefe do escritório do UNICEF no Rio de Janeiro</w:t>
      </w:r>
    </w:p>
    <w:p w14:paraId="10616E1E" w14:textId="77777777" w:rsidR="00586260" w:rsidRDefault="00000000">
      <w:pPr>
        <w:pStyle w:val="Corpodetexto"/>
      </w:pPr>
      <w:r>
        <w:t xml:space="preserve">Maíra Souza — Especialista em Desenvolvimento Infantil na Primeira Infância</w:t>
      </w:r>
    </w:p>
    <w:p w14:paraId="10616E1F" w14:textId="77777777" w:rsidR="00586260" w:rsidRDefault="00000000">
      <w:pPr>
        <w:pStyle w:val="Corpodetexto"/>
      </w:pPr>
      <w:r>
        <w:t xml:space="preserve">Núcleo editorial: Tatiana Dias, Diêgo Lôbo, Paula Marques, Priscila Heusner e Soraia Melo.</w:t>
      </w:r>
    </w:p>
    <w:p w14:paraId="10616E20" w14:textId="77777777" w:rsidR="00586260" w:rsidRDefault="00000000">
      <w:pPr>
        <w:pStyle w:val="Corpodetexto"/>
      </w:pPr>
      <w:r>
        <w:t xml:space="preserve">Projeto gráfico: Agência Dutra</w:t>
      </w:r>
    </w:p>
    <w:p w14:paraId="10616E21" w14:textId="77777777" w:rsidR="00586260" w:rsidRDefault="00000000">
      <w:pPr>
        <w:pStyle w:val="Corpodetexto"/>
      </w:pPr>
      <w:r>
        <w:rPr>
          <w:b/>
          <w:bCs/>
        </w:rPr>
        <w:t xml:space="preserve">Plano Municipal da Primeira Infância Antirracista do Município do Rio de Janeiro (PMPIA-RJ)</w:t>
      </w:r>
    </w:p>
    <w:p w14:paraId="10616E22" w14:textId="77777777" w:rsidR="00586260" w:rsidRDefault="00000000">
      <w:pPr>
        <w:pStyle w:val="Corpodetexto"/>
      </w:pPr>
      <w:r>
        <w:t xml:space="preserve">Para elaboração do PMPIA contamos com a colaboração técnica de diversos profissionais da Prefeitura e da sociedade civil, que contribuíram por meio de oficinas e escutas para a construção do Plano. A todos/as nossos agradecimentos:</w:t>
      </w:r>
    </w:p>
    <w:p w14:paraId="10616E23" w14:textId="77777777" w:rsidR="00586260" w:rsidRDefault="00000000">
      <w:pPr>
        <w:pStyle w:val="Corpodetexto"/>
      </w:pPr>
      <w:r>
        <w:t xml:space="preserve">Adelaide Souza (UERJ); Adriana Gonçalves (UERJ); Adriana Soares (Prefeitura de Angra dos Reis); Aline Mello da Silva (SMS); Amanda Damasceno (MNE); Andreia Santos (Creche Municipal Meimei); Barbara Bittar (SME); Bruna de Oliveira (Centro Cultural Rita de Cássia); Camila Athayde (SMS); Carla Leitão (SME); Carmen de Paula (AMBHA); Cristiane Santana (SMAS); Cristina Pereira (Instituto Dara); Daniel Martins (Rede Cruzada) Daniela da Costa (SMAS); Eliane Gomes da Silva Borges (CIESPI-PUC-Rio); Eliete Pequeno (Município do Rio de Janeiro); Felipe Costa Machado (ACTMRJ); Fernanda Melo (CMDCA Rio); Francisleine Ribeiro (Creche Municipal Professora Regina Maria da Matta Montezano); Gladys Oliveira (Conselho Tutelar); Gleycimara Cardoso (SMS); Jacqueline dos Santos (Icomon Tecnologia); Jéssica Martins (Espaço Quilombinho); Joana Oscar (SME); Juliana Benevides (Instituto Retomar); Katia Santos (SME); Kishnoray Lopes (SEEDUC); Lidia Fernandes (Rede Cruzada); Luana Fonseca (Rede Cruzada); Luana Cardoso (URS Rio Acolhedor); Mahany Soares (CRAS Maria Vieira Bazani); Marcia Ramos (Matriarcado Ancestral); Mariah Nogueira (CEDECA-RJ); Maria Santana (SME); Maria de Fátima da Silva (Associação P.CHEIFA); Maria Vale (Prefeitura Municipal de Mendes); Marcelo Fernandes (SME); Marcelo Ensá (Conselho Tutelar 1 – Angra dos Reis); Martha de Moraes (Emarca); Marta Bento (Prefeitura Municipal de Mendes / Japeri); Nelson da Silva; Patricia Dias Mondarto (SMS); Patricia Felix (Conselho Tutelar); Priscila da Silva; Ramona Chagas (SMS); Reinaldo Santos (SMAS); Renata da Silva (CMDCA/CDC/SMAS); Ronan Figuerêdo (UERJ); Sueli de Carvalho (Mães pela Diversidade); Tábata Lugão (Redes da Maré); Tatiana Martins (Rede Não Bata, Eduque); Tatiane Paulino (Prefeitura de Petrópolis); Tayna da Silva (SMS); Telma Gomes (SMAS); Valeriane Nascimento (Movimento Negro Evangélico); Vanessa da Silva (Prefeitura do Rio de Janeiro); Vania Celestino (Projeto Meu Segundo Lar); Vivian Vilas Gomes (SEMED); Viviane Pizaforte (Instituto Criança é Vida); Viviane Eugenio (Escola Municipal Armando de Oliveira); Yago Feitosa (SMC).</w:t>
      </w:r>
    </w:p>
    <w:p w14:paraId="10616E24" w14:textId="77777777" w:rsidR="00586260" w:rsidRDefault="00000000">
      <w:pPr>
        <w:pStyle w:val="Ttulo3"/>
      </w:pPr>
      <w:bookmarkStart w:id="66" w:name="_agradecimentos"/>
      <w:bookmarkEnd w:id="65"/>
      <w:r>
        <w:t xml:space="preserve">Agradecimentos</w:t>
      </w:r>
    </w:p>
    <w:p w14:paraId="10616E25" w14:textId="77777777" w:rsidR="00586260" w:rsidRDefault="00000000">
      <w:pPr>
        <w:pStyle w:val="FirstParagraph"/>
      </w:pPr>
      <w:r>
        <w:t xml:space="preserve">O Plano Municipal pela Primeira Infância Antirracista (PMPIA) do município do Rio de Janeiro é fruto de um processo coletivo. Ele se apoia na consolidação de instrumentos já existentes para a garantia de direitos na primeira infância e, com este Plano, incorpora de forma explícita o recorte racial, indispensável para enfrentar desigualdades históricas na cidade. O PMPIA é resultado de compromisso público, escuta qualificada e dedicação de pessoas e instituições que acreditaram na importância de colocar a primeira infância no centro das políticas públicas, com um olhar antirracista, intersetorial e territorializado. Agradecemos às equipes técnicas das secretarias municipais, que se dispuseram a revisar práticas, compartilhar dados, enfrentar desafios históricos e construir soluções conjuntas. Reconhecemos a SEDHIR, nas figuras do Secretário Municipal Edson Santos e do Coordenador Marcelo de Assis Santana, pela liderança e seu compromisso político e institucional com a agenda, na construção intersetorial e pelo apoio contínuo ao processo de elaboração e validação do PMPIA. Agradecemos também às organizações da sociedade civil, movimentos sociais e coletivos de território, que trouxeram saberes, experiências e tensionamentos fundamentais para que o Plano permanecesse conectado à realidade vivida pelas crianças e suas famílias. Um agradecimento especial às mulheres, mães, cuidadoras e lideranças comunitárias, que sustentam cotidianamente a vida nos territórios e reafirmam, com sua presença e palavra, que não há política para a infância sem justiça racial, ambiental e social. Agradecemos às equipes que conduziram e acolheram as devolutivas com cuidado e respeito, garantindo que as crianças fossem reconhecidas como protagonistas e que seus tempos, gestos e falas fossem valorizados. E agradecemos, sobretudo, às crianças: ouvir suas vozes, sonhos e inquietações foi um lembrete potente da urgência de construir uma cidade antirracista onde cada infância possa florescer com dignidade. O PMPIA nasce do encontro entre escuta, compromisso público e responsabilidade histórica. Que este Plano siga vivo, monitorado, revisado e fortalecido, para que cada criança, especialmente crianças pretas, indígenas e periféricas, possa crescer com dignidade, cuidado, proteção e direito ao futuro.</w:t>
      </w:r>
    </w:p>
    <w:p w14:paraId="10616E26" w14:textId="77777777" w:rsidR="00586260" w:rsidRDefault="00000000">
      <w:pPr>
        <w:pStyle w:val="Ttulo3"/>
      </w:pPr>
      <w:bookmarkStart w:id="67" w:name="_9fce7a057aa0e83b9028911e735152b5439c1cb"/>
      <w:bookmarkEnd w:id="66"/>
      <w:r>
        <w:t xml:space="preserve">Capa e folha de rosto de origem</w:t>
      </w:r>
    </w:p>
    <w:p w14:paraId="10616E27" w14:textId="77777777" w:rsidR="00586260" w:rsidRDefault="00000000">
      <w:pPr>
        <w:pStyle w:val="FirstParagraph"/>
      </w:pPr>
      <w:r>
        <w:t xml:space="preserve">Plano Municipal da Primeira Infância Antirracista do município do Rio de Janeiro.</w:t>
      </w:r>
    </w:p>
    <w:p w14:paraId="10616E28" w14:textId="77777777" w:rsidR="00586260" w:rsidRDefault="00000000">
      <w:pPr>
        <w:pStyle w:val="Corpodetexto"/>
      </w:pPr>
      <w:r>
        <w:t xml:space="preserve">PMPIA</w:t>
      </w:r>
    </w:p>
    <w:p w14:paraId="10616E29" w14:textId="77777777" w:rsidR="00586260" w:rsidRDefault="00000000">
      <w:pPr>
        <w:pStyle w:val="Corpodetexto"/>
      </w:pPr>
      <w:r>
        <w:t xml:space="preserve">2026–2036</w:t>
      </w:r>
    </w:p>
    <w:p w14:paraId="10616E2A" w14:textId="77777777" w:rsidR="00586260" w:rsidRDefault="00000000">
      <w:pPr>
        <w:pStyle w:val="Corpodetexto"/>
      </w:pPr>
      <w:r>
        <w:t xml:space="preserve">UNICEF — para cada criança. Prefeitura Rio.</w:t>
      </w:r>
    </w:p>
    <w:p w14:paraId="10616E2B" w14:textId="77777777" w:rsidR="00586260" w:rsidRDefault="00000000">
      <w:pPr>
        <w:pStyle w:val="CaptionedFigure"/>
      </w:pPr>
      <w:r>
        <w:rPr>
          <w:noProof/>
        </w:rPr>
        <w:drawing>
          <wp:inline distT="0" distB="0" distL="0" distR="0" wp14:anchorId="10617013" wp14:editId="10617014">
            <wp:extent cx="3312771" cy="4680000"/>
            <wp:effectExtent l="0" t="0" r="0" b="0"/>
            <wp:docPr id="111" name="Picture" descr="Página 01 do original, preservada como registro visual"/>
            <wp:cNvGraphicFramePr/>
            <a:graphic xmlns:a="http://schemas.openxmlformats.org/drawingml/2006/main">
              <a:graphicData uri="http://schemas.openxmlformats.org/drawingml/2006/picture">
                <pic:pic xmlns:pic="http://schemas.openxmlformats.org/drawingml/2006/picture">
                  <pic:nvPicPr>
                    <pic:cNvPr id="112" name="Picture" descr="img/pagina_01_small.jpg"/>
                    <pic:cNvPicPr>
                      <a:picLocks noChangeAspect="1" noChangeArrowheads="1"/>
                    </pic:cNvPicPr>
                  </pic:nvPicPr>
                  <pic:blipFill>
                    <a:blip r:embed="rId91"/>
                    <a:stretch>
                      <a:fillRect/>
                    </a:stretch>
                  </pic:blipFill>
                  <pic:spPr bwMode="auto">
                    <a:xfrm>
                      <a:off x="0" y="0"/>
                      <a:ext cx="3312771" cy="4680000"/>
                    </a:xfrm>
                    <a:prstGeom prst="rect">
                      <a:avLst/>
                    </a:prstGeom>
                    <a:noFill/>
                    <a:ln w="9525">
                      <a:noFill/>
                      <a:headEnd/>
                      <a:tailEnd/>
                    </a:ln>
                  </pic:spPr>
                </pic:pic>
              </a:graphicData>
            </a:graphic>
          </wp:inline>
        </w:drawing>
      </w:r>
    </w:p>
    <w:p w14:paraId="10616E2C" w14:textId="77777777" w:rsidR="00586260" w:rsidRDefault="00000000">
      <w:pPr>
        <w:pStyle w:val="ImageCaption"/>
      </w:pPr>
      <w:r>
        <w:t xml:space="preserve">Página 01 do original, preservada como registro visual</w:t>
      </w:r>
    </w:p>
    <w:p w14:paraId="10616E2D" w14:textId="77777777" w:rsidR="00586260" w:rsidRDefault="00000000">
      <w:pPr>
        <w:pStyle w:val="FirstParagraph"/>
      </w:pPr>
      <w:r>
        <w:t xml:space="preserve">PLANO MUNICIPAL DA PRIMEIRA INFÂNCIA ANTIRRACISTA DO MUNICÍPIO DO RIO DE JANEIRO (PMPIA)</w:t>
      </w:r>
    </w:p>
    <w:p w14:paraId="10616E2E" w14:textId="77777777" w:rsidR="00586260" w:rsidRDefault="00000000">
      <w:pPr>
        <w:pStyle w:val="Corpodetexto"/>
      </w:pPr>
      <w:r>
        <w:t xml:space="preserve">2026–2035</w:t>
      </w:r>
    </w:p>
    <w:p w14:paraId="10616E2F" w14:textId="77777777" w:rsidR="00586260" w:rsidRDefault="00000000">
      <w:pPr>
        <w:pStyle w:val="Corpodetexto"/>
      </w:pPr>
      <w:r>
        <w:t xml:space="preserve">UNICEF — para cada criança. Prefeitura Rio.</w:t>
      </w:r>
    </w:p>
    <w:p w14:paraId="10616E30" w14:textId="77777777" w:rsidR="00586260" w:rsidRDefault="00000000">
      <w:pPr>
        <w:pStyle w:val="Ttulo3"/>
      </w:pPr>
      <w:bookmarkStart w:id="68" w:name="_412b22410bc9c290415b1149928524f341e962a"/>
      <w:bookmarkEnd w:id="67"/>
      <w:r>
        <w:t xml:space="preserve">Diagrama histórico dos seis eixos e PNIPI</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4834"/>
        <w:gridCol w:w="4835"/>
        <w:gridCol w:w="4835"/>
      </w:tblGrid>
      <w:tr w:rsidR="00586260" w14:paraId="10616E34"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2640" w:type="dxa"/>
            <w:shd w:val="clear" w:color="auto" w:fill="E8EEF2"/>
          </w:tcPr>
          <w:p w14:paraId="10616E31" w14:textId="77777777" w:rsidR="00586260" w:rsidRDefault="00000000">
            <w:pPr>
              <w:pStyle w:val="Compact"/>
              <w:keepNext/>
              <w:spacing w:before="0" w:after="40"/>
            </w:pPr>
            <w:r>
              <w:rPr>
                <w:b/>
                <w:sz w:val="19"/>
              </w:rPr>
              <w:t xml:space="preserve">Número no diagrama</w:t>
            </w:r>
          </w:p>
        </w:tc>
        <w:tc>
          <w:tcPr>
            <w:tcW w:w="2640" w:type="dxa"/>
            <w:shd w:val="clear" w:color="auto" w:fill="E8EEF2"/>
          </w:tcPr>
          <w:p w14:paraId="10616E32" w14:textId="77777777" w:rsidR="00586260" w:rsidRDefault="00000000">
            <w:pPr>
              <w:pStyle w:val="Compact"/>
              <w:keepNext/>
              <w:spacing w:before="0" w:after="40"/>
            </w:pPr>
            <w:r>
              <w:rPr>
                <w:b/>
                <w:sz w:val="19"/>
              </w:rPr>
              <w:t xml:space="preserve">Texto destacado no bloco</w:t>
            </w:r>
          </w:p>
        </w:tc>
        <w:tc>
          <w:tcPr>
            <w:tcW w:w="2640" w:type="dxa"/>
            <w:shd w:val="clear" w:color="auto" w:fill="E8EEF2"/>
          </w:tcPr>
          <w:p w14:paraId="10616E33" w14:textId="77777777" w:rsidR="00586260" w:rsidRDefault="00000000">
            <w:pPr>
              <w:pStyle w:val="Compact"/>
              <w:keepNext/>
              <w:spacing w:before="0" w:after="40"/>
            </w:pPr>
            <w:r>
              <w:rPr>
                <w:b/>
                <w:sz w:val="19"/>
              </w:rPr>
              <w:t xml:space="preserve">Demais textos do mesmo bloco</w:t>
            </w:r>
          </w:p>
        </w:tc>
      </w:tr>
      <w:tr w:rsidR="00586260" w14:paraId="10616E38" w14:textId="77777777" w:rsidTr="00586260">
        <w:trPr>
          <w:cantSplit/>
        </w:trPr>
        <w:tc>
          <w:tcPr>
            <w:tcW w:w="2640" w:type="dxa"/>
          </w:tcPr>
          <w:p w14:paraId="10616E35" w14:textId="77777777" w:rsidR="00586260" w:rsidRDefault="00000000">
            <w:pPr>
              <w:pStyle w:val="Compact"/>
              <w:keepNext/>
              <w:spacing w:before="0" w:after="40"/>
            </w:pPr>
            <w:r>
              <w:rPr>
                <w:sz w:val="19"/>
              </w:rPr>
              <w:t xml:space="preserve">1</w:t>
            </w:r>
          </w:p>
        </w:tc>
        <w:tc>
          <w:tcPr>
            <w:tcW w:w="2640" w:type="dxa"/>
          </w:tcPr>
          <w:p w14:paraId="10616E36" w14:textId="77777777" w:rsidR="00586260" w:rsidRDefault="00000000">
            <w:pPr>
              <w:pStyle w:val="Compact"/>
              <w:keepNext/>
              <w:spacing w:before="0" w:after="40"/>
            </w:pPr>
            <w:r>
              <w:rPr>
                <w:sz w:val="19"/>
              </w:rPr>
              <w:t xml:space="preserve">Cidade, espaço urbano, direito ao território e justiça ambiental</w:t>
            </w:r>
          </w:p>
        </w:tc>
        <w:tc>
          <w:tcPr>
            <w:tcW w:w="2640" w:type="dxa"/>
          </w:tcPr>
          <w:p w14:paraId="10616E37" w14:textId="77777777" w:rsidR="00586260" w:rsidRDefault="00000000">
            <w:pPr>
              <w:pStyle w:val="Compact"/>
              <w:keepNext/>
              <w:spacing w:before="0" w:after="40"/>
            </w:pPr>
            <w:r>
              <w:rPr>
                <w:sz w:val="19"/>
              </w:rPr>
              <w:t xml:space="preserve">Viver com Dignidade; Viver com Direitos</w:t>
            </w:r>
          </w:p>
        </w:tc>
      </w:tr>
      <w:tr w:rsidR="00586260" w14:paraId="10616E3C" w14:textId="77777777" w:rsidTr="00586260">
        <w:trPr>
          <w:cantSplit/>
        </w:trPr>
        <w:tc>
          <w:tcPr>
            <w:tcW w:w="2640" w:type="dxa"/>
          </w:tcPr>
          <w:p w14:paraId="10616E39" w14:textId="77777777" w:rsidR="00586260" w:rsidRDefault="00000000">
            <w:pPr>
              <w:pStyle w:val="Compact"/>
              <w:keepNext/>
              <w:spacing w:before="0" w:after="40"/>
            </w:pPr>
            <w:r>
              <w:rPr>
                <w:sz w:val="19"/>
              </w:rPr>
              <w:t xml:space="preserve">2</w:t>
            </w:r>
          </w:p>
        </w:tc>
        <w:tc>
          <w:tcPr>
            <w:tcW w:w="2640" w:type="dxa"/>
          </w:tcPr>
          <w:p w14:paraId="10616E3A" w14:textId="77777777" w:rsidR="00586260" w:rsidRDefault="00000000">
            <w:pPr>
              <w:pStyle w:val="Compact"/>
              <w:keepNext/>
              <w:spacing w:before="0" w:after="40"/>
            </w:pPr>
            <w:r>
              <w:rPr>
                <w:sz w:val="19"/>
              </w:rPr>
              <w:t xml:space="preserve">Cultura, esporte e lazer</w:t>
            </w:r>
          </w:p>
        </w:tc>
        <w:tc>
          <w:tcPr>
            <w:tcW w:w="2640" w:type="dxa"/>
          </w:tcPr>
          <w:p w14:paraId="10616E3B" w14:textId="77777777" w:rsidR="00586260" w:rsidRDefault="00000000">
            <w:pPr>
              <w:pStyle w:val="Compact"/>
              <w:keepNext/>
              <w:spacing w:before="0" w:after="40"/>
            </w:pPr>
            <w:r>
              <w:rPr>
                <w:sz w:val="19"/>
              </w:rPr>
              <w:t xml:space="preserve">Viver com Educação; Viver com Direitos</w:t>
            </w:r>
          </w:p>
        </w:tc>
      </w:tr>
      <w:tr w:rsidR="00586260" w14:paraId="10616E40" w14:textId="77777777" w:rsidTr="00586260">
        <w:trPr>
          <w:cantSplit/>
        </w:trPr>
        <w:tc>
          <w:tcPr>
            <w:tcW w:w="2640" w:type="dxa"/>
          </w:tcPr>
          <w:p w14:paraId="10616E3D" w14:textId="77777777" w:rsidR="00586260" w:rsidRDefault="00000000">
            <w:pPr>
              <w:pStyle w:val="Compact"/>
              <w:keepNext/>
              <w:spacing w:before="0" w:after="40"/>
            </w:pPr>
            <w:r>
              <w:rPr>
                <w:sz w:val="19"/>
              </w:rPr>
              <w:t xml:space="preserve">3</w:t>
            </w:r>
          </w:p>
        </w:tc>
        <w:tc>
          <w:tcPr>
            <w:tcW w:w="2640" w:type="dxa"/>
          </w:tcPr>
          <w:p w14:paraId="10616E3E" w14:textId="77777777" w:rsidR="00586260" w:rsidRDefault="00000000">
            <w:pPr>
              <w:pStyle w:val="Compact"/>
              <w:keepNext/>
              <w:spacing w:before="0" w:after="40"/>
            </w:pPr>
            <w:r>
              <w:rPr>
                <w:sz w:val="19"/>
              </w:rPr>
              <w:t xml:space="preserve">Educação Infantil</w:t>
            </w:r>
          </w:p>
        </w:tc>
        <w:tc>
          <w:tcPr>
            <w:tcW w:w="2640" w:type="dxa"/>
          </w:tcPr>
          <w:p w14:paraId="10616E3F" w14:textId="77777777" w:rsidR="00586260" w:rsidRDefault="00000000">
            <w:pPr>
              <w:pStyle w:val="Compact"/>
              <w:keepNext/>
              <w:spacing w:before="0" w:after="40"/>
            </w:pPr>
            <w:r>
              <w:rPr>
                <w:sz w:val="19"/>
              </w:rPr>
              <w:t xml:space="preserve">Viver com Educação</w:t>
            </w:r>
          </w:p>
        </w:tc>
      </w:tr>
      <w:tr w:rsidR="00586260" w14:paraId="10616E44" w14:textId="77777777" w:rsidTr="00586260">
        <w:trPr>
          <w:cantSplit/>
        </w:trPr>
        <w:tc>
          <w:tcPr>
            <w:tcW w:w="2640" w:type="dxa"/>
          </w:tcPr>
          <w:p w14:paraId="10616E41" w14:textId="77777777" w:rsidR="00586260" w:rsidRDefault="00000000">
            <w:pPr>
              <w:pStyle w:val="Compact"/>
              <w:keepNext/>
              <w:spacing w:before="0" w:after="40"/>
            </w:pPr>
            <w:r>
              <w:rPr>
                <w:sz w:val="19"/>
              </w:rPr>
              <w:t xml:space="preserve">4</w:t>
            </w:r>
          </w:p>
        </w:tc>
        <w:tc>
          <w:tcPr>
            <w:tcW w:w="2640" w:type="dxa"/>
          </w:tcPr>
          <w:p w14:paraId="10616E42" w14:textId="77777777" w:rsidR="00586260" w:rsidRDefault="00000000">
            <w:pPr>
              <w:pStyle w:val="Compact"/>
              <w:keepNext/>
              <w:spacing w:before="0" w:after="40"/>
            </w:pPr>
            <w:r>
              <w:rPr>
                <w:sz w:val="19"/>
              </w:rPr>
              <w:t xml:space="preserve">Comunicação, participação social e engajamento comunitário</w:t>
            </w:r>
          </w:p>
        </w:tc>
        <w:tc>
          <w:tcPr>
            <w:tcW w:w="2640" w:type="dxa"/>
          </w:tcPr>
          <w:p w14:paraId="10616E43" w14:textId="77777777" w:rsidR="00586260" w:rsidRDefault="00000000">
            <w:pPr>
              <w:pStyle w:val="Compact"/>
              <w:keepNext/>
              <w:spacing w:before="0" w:after="40"/>
            </w:pPr>
            <w:r>
              <w:rPr>
                <w:sz w:val="19"/>
              </w:rPr>
              <w:t xml:space="preserve">Viver com Saúde; Viver com Dignidade</w:t>
            </w:r>
          </w:p>
        </w:tc>
      </w:tr>
      <w:tr w:rsidR="00586260" w14:paraId="10616E48" w14:textId="77777777" w:rsidTr="00586260">
        <w:trPr>
          <w:cantSplit/>
        </w:trPr>
        <w:tc>
          <w:tcPr>
            <w:tcW w:w="2640" w:type="dxa"/>
          </w:tcPr>
          <w:p w14:paraId="10616E45" w14:textId="77777777" w:rsidR="00586260" w:rsidRDefault="00000000">
            <w:pPr>
              <w:pStyle w:val="Compact"/>
              <w:keepNext/>
              <w:spacing w:before="0" w:after="40"/>
            </w:pPr>
            <w:r>
              <w:rPr>
                <w:sz w:val="19"/>
              </w:rPr>
              <w:t xml:space="preserve">5</w:t>
            </w:r>
          </w:p>
        </w:tc>
        <w:tc>
          <w:tcPr>
            <w:tcW w:w="2640" w:type="dxa"/>
          </w:tcPr>
          <w:p w14:paraId="10616E46" w14:textId="77777777" w:rsidR="00586260" w:rsidRDefault="00000000">
            <w:pPr>
              <w:pStyle w:val="Compact"/>
              <w:keepNext/>
              <w:spacing w:before="0" w:after="40"/>
            </w:pPr>
            <w:r>
              <w:rPr>
                <w:sz w:val="19"/>
              </w:rPr>
              <w:t xml:space="preserve">Comunicação, participação social e engajamento comunitário</w:t>
            </w:r>
          </w:p>
        </w:tc>
        <w:tc>
          <w:tcPr>
            <w:tcW w:w="2640" w:type="dxa"/>
          </w:tcPr>
          <w:p w14:paraId="10616E47" w14:textId="77777777" w:rsidR="00586260" w:rsidRDefault="00000000">
            <w:pPr>
              <w:pStyle w:val="Compact"/>
              <w:keepNext/>
              <w:spacing w:before="0" w:after="40"/>
            </w:pPr>
            <w:r>
              <w:rPr>
                <w:sz w:val="19"/>
              </w:rPr>
              <w:t xml:space="preserve">Integração de Informações e Comunicação com as Famílias; Viver com Direitos</w:t>
            </w:r>
          </w:p>
        </w:tc>
      </w:tr>
      <w:tr w:rsidR="00586260" w14:paraId="10616E4C" w14:textId="77777777" w:rsidTr="00586260">
        <w:trPr>
          <w:cantSplit/>
        </w:trPr>
        <w:tc>
          <w:tcPr>
            <w:tcW w:w="2640" w:type="dxa"/>
          </w:tcPr>
          <w:p w14:paraId="10616E49" w14:textId="77777777" w:rsidR="00586260" w:rsidRDefault="00000000">
            <w:pPr>
              <w:pStyle w:val="Compact"/>
              <w:keepNext/>
              <w:spacing w:before="0" w:after="40"/>
            </w:pPr>
            <w:r>
              <w:rPr>
                <w:sz w:val="19"/>
              </w:rPr>
              <w:t xml:space="preserve">6</w:t>
            </w:r>
          </w:p>
        </w:tc>
        <w:tc>
          <w:tcPr>
            <w:tcW w:w="2640" w:type="dxa"/>
          </w:tcPr>
          <w:p w14:paraId="10616E4A" w14:textId="77777777" w:rsidR="00586260" w:rsidRDefault="00000000">
            <w:pPr>
              <w:pStyle w:val="Compact"/>
              <w:keepNext/>
              <w:spacing w:before="0" w:after="40"/>
            </w:pPr>
            <w:r>
              <w:rPr>
                <w:sz w:val="19"/>
              </w:rPr>
              <w:t xml:space="preserve">Comunicação, participação social e engajamento comunitário</w:t>
            </w:r>
          </w:p>
        </w:tc>
        <w:tc>
          <w:tcPr>
            <w:tcW w:w="2640" w:type="dxa"/>
          </w:tcPr>
          <w:p w14:paraId="10616E4B" w14:textId="77777777" w:rsidR="00586260" w:rsidRDefault="00000000">
            <w:pPr>
              <w:pStyle w:val="Compact"/>
              <w:keepNext/>
              <w:spacing w:before="0" w:after="40"/>
            </w:pPr>
            <w:r>
              <w:rPr>
                <w:sz w:val="19"/>
              </w:rPr>
              <w:t xml:space="preserve">Prevenção às violências contra crianças</w:t>
            </w:r>
          </w:p>
        </w:tc>
      </w:tr>
    </w:tbl>
    <w:p w14:paraId="10616E4D" w14:textId="77777777" w:rsidR="00586260" w:rsidRDefault="00000000">
      <w:pPr>
        <w:pStyle w:val="FirstParagraph"/>
      </w:pPr>
      <w:r>
        <w:t xml:space="preserve">PMPIA: Plano Municipal pela Primeira Infância do Rio de Janeiro</w:t>
      </w:r>
    </w:p>
    <w:p w14:paraId="10616E4E" w14:textId="77777777" w:rsidR="00586260" w:rsidRDefault="00000000">
      <w:pPr>
        <w:pStyle w:val="Corpodetexto"/>
      </w:pPr>
      <w:r>
        <w:t xml:space="preserve">PNIPI: Política Nacional Integrada pela Primeira Infância</w:t>
      </w:r>
    </w:p>
    <w:p w14:paraId="10616E4F" w14:textId="77777777" w:rsidR="00586260" w:rsidRDefault="00000000">
      <w:pPr>
        <w:pStyle w:val="Textoembloco"/>
      </w:pPr>
      <w:r>
        <w:rPr>
          <w:b/>
          <w:bCs/>
        </w:rPr>
        <w:t xml:space="preserve">Nota de transcrição:</w:t>
      </w:r>
      <w:r>
        <w:t xml:space="preserve"> os textos dos blocos 4 e 6 foram mantidos como aparecem na figura, embora divirjam dos títulos dos eixos no corpo do plano. A tabela acima representa a disposição gráfica, sem corrigir ou inferir as correspondências.</w:t>
      </w:r>
    </w:p>
    <w:p w14:paraId="10616E50" w14:textId="77777777" w:rsidR="00586260" w:rsidRDefault="00000000">
      <w:pPr>
        <w:pStyle w:val="CaptionedFigure"/>
      </w:pPr>
      <w:r>
        <w:rPr>
          <w:noProof/>
        </w:rPr>
        <w:drawing>
          <wp:inline distT="0" distB="0" distL="0" distR="0" wp14:anchorId="10617015" wp14:editId="10617016">
            <wp:extent cx="3312771" cy="4680000"/>
            <wp:effectExtent l="0" t="0" r="0" b="0"/>
            <wp:docPr id="115" name="Picture" descr="Página 25 do original, preservada como registro visual"/>
            <wp:cNvGraphicFramePr/>
            <a:graphic xmlns:a="http://schemas.openxmlformats.org/drawingml/2006/main">
              <a:graphicData uri="http://schemas.openxmlformats.org/drawingml/2006/picture">
                <pic:pic xmlns:pic="http://schemas.openxmlformats.org/drawingml/2006/picture">
                  <pic:nvPicPr>
                    <pic:cNvPr id="116" name="Picture" descr="img/pagina_25_small.jpg"/>
                    <pic:cNvPicPr>
                      <a:picLocks noChangeAspect="1" noChangeArrowheads="1"/>
                    </pic:cNvPicPr>
                  </pic:nvPicPr>
                  <pic:blipFill>
                    <a:blip r:embed="rId92"/>
                    <a:stretch>
                      <a:fillRect/>
                    </a:stretch>
                  </pic:blipFill>
                  <pic:spPr bwMode="auto">
                    <a:xfrm>
                      <a:off x="0" y="0"/>
                      <a:ext cx="3312771" cy="4680000"/>
                    </a:xfrm>
                    <a:prstGeom prst="rect">
                      <a:avLst/>
                    </a:prstGeom>
                    <a:noFill/>
                    <a:ln w="9525">
                      <a:noFill/>
                      <a:headEnd/>
                      <a:tailEnd/>
                    </a:ln>
                  </pic:spPr>
                </pic:pic>
              </a:graphicData>
            </a:graphic>
          </wp:inline>
        </w:drawing>
      </w:r>
    </w:p>
    <w:p w14:paraId="10616E51" w14:textId="77777777" w:rsidR="00586260" w:rsidRDefault="00000000">
      <w:pPr>
        <w:pStyle w:val="ImageCaption"/>
      </w:pPr>
      <w:r>
        <w:t xml:space="preserve">Página 25 do original, preservada como registro visual</w:t>
      </w:r>
    </w:p>
    <w:p w14:paraId="10616E52" w14:textId="77777777" w:rsidR="00586260" w:rsidRDefault="00000000">
      <w:pPr>
        <w:pStyle w:val="Ttulo3"/>
      </w:pPr>
      <w:bookmarkStart w:id="69" w:name="_feb4eba408b9c23cfcca09121e3a95c687c9ba3"/>
      <w:bookmarkEnd w:id="68"/>
      <w:r>
        <w:t xml:space="preserve">Registros gráficos e visuais</w:t>
      </w:r>
    </w:p>
    <w:p w14:paraId="10616E53" w14:textId="77777777" w:rsidR="00586260" w:rsidRDefault="00000000">
      <w:pPr>
        <w:pStyle w:val="CaptionedFigure"/>
      </w:pPr>
      <w:r>
        <w:rPr>
          <w:noProof/>
        </w:rPr>
        <w:drawing>
          <wp:inline distT="0" distB="0" distL="0" distR="0" wp14:anchorId="10617017" wp14:editId="10617018">
            <wp:extent cx="3312771" cy="4680000"/>
            <wp:effectExtent l="0" t="0" r="0" b="0"/>
            <wp:docPr id="119" name="Picture" descr="Página 29 do original, preservada como registro visual"/>
            <wp:cNvGraphicFramePr/>
            <a:graphic xmlns:a="http://schemas.openxmlformats.org/drawingml/2006/main">
              <a:graphicData uri="http://schemas.openxmlformats.org/drawingml/2006/picture">
                <pic:pic xmlns:pic="http://schemas.openxmlformats.org/drawingml/2006/picture">
                  <pic:nvPicPr>
                    <pic:cNvPr id="120" name="Picture" descr="img/pagina_29_small.jpg"/>
                    <pic:cNvPicPr>
                      <a:picLocks noChangeAspect="1" noChangeArrowheads="1"/>
                    </pic:cNvPicPr>
                  </pic:nvPicPr>
                  <pic:blipFill>
                    <a:blip r:embed="rId93"/>
                    <a:stretch>
                      <a:fillRect/>
                    </a:stretch>
                  </pic:blipFill>
                  <pic:spPr bwMode="auto">
                    <a:xfrm>
                      <a:off x="0" y="0"/>
                      <a:ext cx="3312771" cy="4680000"/>
                    </a:xfrm>
                    <a:prstGeom prst="rect">
                      <a:avLst/>
                    </a:prstGeom>
                    <a:noFill/>
                    <a:ln w="9525">
                      <a:noFill/>
                      <a:headEnd/>
                      <a:tailEnd/>
                    </a:ln>
                  </pic:spPr>
                </pic:pic>
              </a:graphicData>
            </a:graphic>
          </wp:inline>
        </w:drawing>
      </w:r>
    </w:p>
    <w:p w14:paraId="10616E54" w14:textId="77777777" w:rsidR="00586260" w:rsidRDefault="00000000">
      <w:pPr>
        <w:pStyle w:val="ImageCaption"/>
      </w:pPr>
      <w:r>
        <w:t xml:space="preserve">Página 29 do original, preservada como registro visual</w:t>
      </w:r>
    </w:p>
    <w:p w14:paraId="10616E55" w14:textId="77777777" w:rsidR="00586260" w:rsidRDefault="00000000">
      <w:pPr>
        <w:pStyle w:val="Ttulo2"/>
        <w:pageBreakBefore/>
      </w:pPr>
      <w:bookmarkStart w:id="70" w:name="_39cf46f514e95f79e920f3465de481c790dccc0"/>
      <w:bookmarkEnd w:id="64"/>
      <w:bookmarkEnd w:id="69"/>
      <w:r>
        <w:t xml:space="preserve">Anexo C. Quadro-síntese dos indicadores</w:t>
      </w:r>
    </w:p>
    <w:p w14:paraId="10616E56" w14:textId="77777777" w:rsidR="00586260" w:rsidRDefault="00000000">
      <w:pPr>
        <w:pStyle w:val="FirstParagraph"/>
      </w:pPr>
      <w:r>
        <w:rPr>
          <w:b/>
          <w:bCs/>
        </w:rPr>
        <w:t xml:space="preserve">Situação:</w:t>
      </w:r>
      <w:r>
        <w:t xml:space="preserve"> quadro de referência para validação, sem metas numéricas e sem disponibilidade de dados presumida. Cada código remete a uma medida do quadro operacional dos eixos e reproduz seu enunciado nesta versão, incluindo as reformulações documentadas na nota técnica da revisão. A natureza da medida distingue contagens, proporções, registros qualitativos e valores financeiros. As fontes são candidatas, não acessos ou extrações confirmados, e a periodicidade é de apuração, não prazo assistencial nem contratual. A última coluna distingue disponibilidade de linha de base e dados de contexto. Um número só constitui linha de base quando corresponde ao enunciado, à população, ao período e aos recortes do indicador. As informações contextuais e as extrações ainda não validadas permanecem identificadas como tais. A definição final de população de referência, critério de cálculo, recortes e tratamento de informações ausentes cabe aos órgãos responsáveis por cada base, no âmbito dos Comitês Gestores por eixo, e uma especificação detalhada de cada medida pode ser disponibilizada para apoiar esse trabalho.</w:t>
      </w:r>
    </w:p>
    <w:p w14:paraId="10616E57" w14:textId="77777777" w:rsidR="00586260" w:rsidRDefault="00000000">
      <w:pPr>
        <w:pStyle w:val="Corpodetexto"/>
      </w:pPr>
      <w:r>
        <w:rPr>
          <w:b/>
          <w:bCs/>
        </w:rPr>
        <w:t xml:space="preserve">Critérios de apuração:</w:t>
      </w:r>
      <w:r>
        <w:t xml:space="preserve"> sínteses metodológicas propostas para consideração na implementação. As razões indicadas na coluna correspondem a percentuais mediante multiplicação por 100. Os universos, as janelas e os critérios ainda não definidos estão explicitados; parâmetros assistenciais herdados dos enunciados permanecem sujeitos à definição técnica da SMS. As fichas detalhadas continuam como material de apoio separado.</w:t>
      </w:r>
    </w:p>
    <w:p w14:paraId="10616E58" w14:textId="77777777" w:rsidR="00586260" w:rsidRDefault="00000000">
      <w:pPr>
        <w:pStyle w:val="Corpodetexto"/>
        <w:keepNext/>
      </w:pPr>
      <w:r>
        <w:rPr>
          <w:b/>
          <w:bCs/>
        </w:rPr>
        <w:t xml:space="preserve">Regras comuns:</w:t>
      </w:r>
      <w:r>
        <w:t xml:space="preserve"> numerador e denominador devem abranger o mesmo período, território e população elegível, e denominador zero gera resultado não calculável. Contagens não têm denominador, mas exigem universo definido e regra de deduplicação. Raça/cor de crianças, mães e responsáveis são variáveis diferentes, e a utilizada deve ser explicitada, com publicação da completude e sem imputação. Indicadores de equipamentos, campanhas ou orçamento serão desagregados territorialmente, com recorte racial apenas quando houver vínculo documentado com o público atendido. Dados de notificação não serão convertidos em taxas de risco com denominadores incompatíveis, e a ausência de dado não será registrada como zero de atendimento. O enunciado de A3.1-I01 admite duas leituras, distribuição da oferta de vagas por território ou atendimento da demanda registrada por raça/cor, e a escolha entre elas precisa ser feita antes do cálculo.</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014"/>
        <w:gridCol w:w="2901"/>
        <w:gridCol w:w="1595"/>
        <w:gridCol w:w="2756"/>
        <w:gridCol w:w="2031"/>
        <w:gridCol w:w="1741"/>
        <w:gridCol w:w="2466"/>
      </w:tblGrid>
      <w:tr w:rsidR="00586260" w14:paraId="10616E60"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004" w:type="dxa"/>
            <w:shd w:val="clear" w:color="auto" w:fill="E8EEF2"/>
          </w:tcPr>
          <w:p w14:paraId="10616E59" w14:textId="77777777" w:rsidR="00586260" w:rsidRDefault="00000000">
            <w:pPr>
              <w:pStyle w:val="Compact"/>
              <w:keepNext/>
              <w:spacing w:before="0" w:after="40"/>
            </w:pPr>
            <w:r>
              <w:rPr>
                <w:b/>
                <w:sz w:val="17"/>
              </w:rPr>
              <w:t xml:space="preserve">Código</w:t>
            </w:r>
          </w:p>
        </w:tc>
        <w:tc>
          <w:tcPr>
            <w:tcW w:w="2868" w:type="dxa"/>
            <w:shd w:val="clear" w:color="auto" w:fill="E8EEF2"/>
          </w:tcPr>
          <w:p w14:paraId="10616E5A" w14:textId="77777777" w:rsidR="00586260" w:rsidRDefault="00000000">
            <w:pPr>
              <w:pStyle w:val="Compact"/>
              <w:keepNext/>
              <w:spacing w:before="0" w:after="40"/>
            </w:pPr>
            <w:r>
              <w:rPr>
                <w:b/>
                <w:sz w:val="17"/>
              </w:rPr>
              <w:t xml:space="preserve">Enunciado do indicador</w:t>
            </w:r>
          </w:p>
        </w:tc>
        <w:tc>
          <w:tcPr>
            <w:tcW w:w="1577" w:type="dxa"/>
            <w:shd w:val="clear" w:color="auto" w:fill="E8EEF2"/>
          </w:tcPr>
          <w:p w14:paraId="10616E5B" w14:textId="77777777" w:rsidR="00586260" w:rsidRDefault="00000000">
            <w:pPr>
              <w:pStyle w:val="Compact"/>
              <w:keepNext/>
              <w:spacing w:before="0" w:after="40"/>
            </w:pPr>
            <w:r>
              <w:rPr>
                <w:b/>
                <w:sz w:val="17"/>
              </w:rPr>
              <w:t xml:space="preserve">Natureza da medida</w:t>
            </w:r>
          </w:p>
        </w:tc>
        <w:tc>
          <w:tcPr>
            <w:tcW w:w="2725" w:type="dxa"/>
            <w:shd w:val="clear" w:color="auto" w:fill="E8EEF2"/>
          </w:tcPr>
          <w:p w14:paraId="10616E5C" w14:textId="77777777" w:rsidR="00586260" w:rsidRDefault="00000000">
            <w:pPr>
              <w:pStyle w:val="Compact"/>
              <w:keepNext/>
              <w:spacing w:before="0" w:after="40"/>
            </w:pPr>
            <w:r>
              <w:rPr>
                <w:b/>
                <w:sz w:val="17"/>
              </w:rPr>
              <w:t xml:space="preserve">Critério de apuração proposto</w:t>
            </w:r>
          </w:p>
        </w:tc>
        <w:tc>
          <w:tcPr>
            <w:tcW w:w="2008" w:type="dxa"/>
            <w:shd w:val="clear" w:color="auto" w:fill="E8EEF2"/>
          </w:tcPr>
          <w:p w14:paraId="10616E5D" w14:textId="77777777" w:rsidR="00586260" w:rsidRDefault="00000000">
            <w:pPr>
              <w:pStyle w:val="Compact"/>
              <w:keepNext/>
              <w:spacing w:before="0" w:after="40"/>
            </w:pPr>
            <w:r>
              <w:rPr>
                <w:b/>
                <w:sz w:val="17"/>
              </w:rPr>
              <w:t xml:space="preserve">Fonte candidata</w:t>
            </w:r>
          </w:p>
        </w:tc>
        <w:tc>
          <w:tcPr>
            <w:tcW w:w="1721" w:type="dxa"/>
            <w:shd w:val="clear" w:color="auto" w:fill="E8EEF2"/>
          </w:tcPr>
          <w:p w14:paraId="10616E5E" w14:textId="77777777" w:rsidR="00586260" w:rsidRDefault="00000000">
            <w:pPr>
              <w:pStyle w:val="Compact"/>
              <w:keepNext/>
              <w:spacing w:before="0" w:after="40"/>
            </w:pPr>
            <w:r>
              <w:rPr>
                <w:b/>
                <w:sz w:val="17"/>
              </w:rPr>
              <w:t xml:space="preserve">Periodicidade proposta</w:t>
            </w:r>
          </w:p>
        </w:tc>
        <w:tc>
          <w:tcPr>
            <w:tcW w:w="2438" w:type="dxa"/>
            <w:shd w:val="clear" w:color="auto" w:fill="E8EEF2"/>
          </w:tcPr>
          <w:p w14:paraId="10616E5F" w14:textId="77777777" w:rsidR="00586260" w:rsidRDefault="00000000">
            <w:pPr>
              <w:pStyle w:val="Compact"/>
              <w:keepNext/>
              <w:spacing w:before="0" w:after="40"/>
            </w:pPr>
            <w:r>
              <w:rPr>
                <w:b/>
                <w:sz w:val="17"/>
              </w:rPr>
              <w:t xml:space="preserve">Situação da linha de base e dados de contexto</w:t>
            </w:r>
          </w:p>
        </w:tc>
      </w:tr>
      <w:tr w:rsidR="00586260" w14:paraId="10616E68" w14:textId="77777777" w:rsidTr="00586260">
        <w:trPr>
          <w:cantSplit/>
        </w:trPr>
        <w:tc>
          <w:tcPr>
            <w:tcW w:w="1004" w:type="dxa"/>
          </w:tcPr>
          <w:p w14:paraId="10616E61" w14:textId="77777777" w:rsidR="00586260" w:rsidRDefault="00000000">
            <w:pPr>
              <w:pStyle w:val="Compact"/>
              <w:spacing w:before="0" w:after="40"/>
            </w:pPr>
            <w:r>
              <w:rPr>
                <w:sz w:val="17"/>
              </w:rPr>
              <w:t xml:space="preserve">A3.1-I01</w:t>
            </w:r>
          </w:p>
        </w:tc>
        <w:tc>
          <w:tcPr>
            <w:tcW w:w="2868" w:type="dxa"/>
          </w:tcPr>
          <w:p w14:paraId="10616E62" w14:textId="77777777" w:rsidR="00586260" w:rsidRDefault="00000000">
            <w:pPr>
              <w:pStyle w:val="Compact"/>
              <w:spacing w:before="0" w:after="40"/>
            </w:pPr>
            <w:r>
              <w:rPr>
                <w:sz w:val="17"/>
              </w:rPr>
              <w:t xml:space="preserve">Percentual de vagas ofertadas em creche e pré-escolas por território e raça/cor.</w:t>
            </w:r>
          </w:p>
        </w:tc>
        <w:tc>
          <w:tcPr>
            <w:tcW w:w="1577" w:type="dxa"/>
          </w:tcPr>
          <w:p w14:paraId="10616E63" w14:textId="77777777" w:rsidR="00586260" w:rsidRDefault="00000000">
            <w:pPr>
              <w:pStyle w:val="Compact"/>
              <w:spacing w:before="0" w:after="40"/>
            </w:pPr>
            <w:r>
              <w:rPr>
                <w:sz w:val="17"/>
              </w:rPr>
              <w:t xml:space="preserve">Oferta e acesso; enunciado ainda exige escolha da medida</w:t>
            </w:r>
          </w:p>
        </w:tc>
        <w:tc>
          <w:tcPr>
            <w:tcW w:w="2725" w:type="dxa"/>
          </w:tcPr>
          <w:p w14:paraId="10616E64" w14:textId="77777777" w:rsidR="00586260" w:rsidRDefault="00000000">
            <w:pPr>
              <w:pStyle w:val="Compact"/>
              <w:spacing w:before="0" w:after="40"/>
            </w:pPr>
            <w:r>
              <w:rPr>
                <w:sz w:val="17"/>
              </w:rPr>
              <w:t xml:space="preserve">Escolha prévia: vagas do território ÷ vagas municipais da mesma etapa, ou crianças com oferta compatível ÷ solicitantes válidos. Recorte racial apenas na segunda medida, com crianças únicas.</w:t>
            </w:r>
          </w:p>
        </w:tc>
        <w:tc>
          <w:tcPr>
            <w:tcW w:w="2008" w:type="dxa"/>
          </w:tcPr>
          <w:p w14:paraId="10616E65" w14:textId="77777777" w:rsidR="00586260" w:rsidRDefault="00000000">
            <w:pPr>
              <w:pStyle w:val="Compact"/>
              <w:spacing w:before="0" w:after="40"/>
            </w:pPr>
            <w:r>
              <w:rPr>
                <w:sz w:val="17"/>
              </w:rPr>
              <w:t xml:space="preserve">Cadastros de oferta e solicitações de matrícula da SME, com vínculo entre criança, etapa e oferta; disponibilidade a confirmar.</w:t>
            </w:r>
          </w:p>
        </w:tc>
        <w:tc>
          <w:tcPr>
            <w:tcW w:w="1721" w:type="dxa"/>
          </w:tcPr>
          <w:p w14:paraId="10616E66" w14:textId="77777777" w:rsidR="00586260" w:rsidRDefault="00000000">
            <w:pPr>
              <w:pStyle w:val="Compact"/>
              <w:spacing w:before="0" w:after="40"/>
            </w:pPr>
            <w:r>
              <w:rPr>
                <w:sz w:val="17"/>
              </w:rPr>
              <w:t xml:space="preserve">Anual, com data de corte da oferta e da demanda; acompanhamento do ano letivo separado do processo de matrícula.</w:t>
            </w:r>
          </w:p>
        </w:tc>
        <w:tc>
          <w:tcPr>
            <w:tcW w:w="2438" w:type="dxa"/>
          </w:tcPr>
          <w:p w14:paraId="10616E67" w14:textId="77777777" w:rsidR="00586260" w:rsidRDefault="00000000">
            <w:pPr>
              <w:pStyle w:val="Compact"/>
              <w:spacing w:before="0" w:after="40"/>
            </w:pPr>
            <w:r>
              <w:rPr>
                <w:sz w:val="17"/>
              </w:rPr>
              <w:t xml:space="preserve">Não disponível para a medida. Contexto: frequência à educação infantil por raça/cor, Censo 2022 (0 a 3 anos, 43,5%; 4 a 5 anos, 86,7%).</w:t>
            </w:r>
          </w:p>
        </w:tc>
      </w:tr>
      <w:tr w:rsidR="00586260" w14:paraId="10616E70" w14:textId="77777777" w:rsidTr="00586260">
        <w:trPr>
          <w:cantSplit/>
        </w:trPr>
        <w:tc>
          <w:tcPr>
            <w:tcW w:w="1004" w:type="dxa"/>
          </w:tcPr>
          <w:p w14:paraId="10616E69" w14:textId="77777777" w:rsidR="00586260" w:rsidRDefault="00000000">
            <w:pPr>
              <w:pStyle w:val="Compact"/>
              <w:spacing w:before="0" w:after="40"/>
            </w:pPr>
            <w:r>
              <w:rPr>
                <w:sz w:val="17"/>
              </w:rPr>
              <w:t xml:space="preserve">A4.1-I01</w:t>
            </w:r>
          </w:p>
        </w:tc>
        <w:tc>
          <w:tcPr>
            <w:tcW w:w="2868" w:type="dxa"/>
          </w:tcPr>
          <w:p w14:paraId="10616E6A" w14:textId="77777777" w:rsidR="00586260" w:rsidRDefault="00000000">
            <w:pPr>
              <w:pStyle w:val="Compact"/>
              <w:spacing w:before="0" w:after="40"/>
            </w:pPr>
            <w:r>
              <w:rPr>
                <w:sz w:val="17"/>
              </w:rPr>
              <w:t xml:space="preserve">Número de gestantes com sete ou mais consultas de pré-natal e primeira consulta até 12 semanas de gestação, desagregado por raça/cor.</w:t>
            </w:r>
          </w:p>
        </w:tc>
        <w:tc>
          <w:tcPr>
            <w:tcW w:w="1577" w:type="dxa"/>
          </w:tcPr>
          <w:p w14:paraId="10616E6B" w14:textId="77777777" w:rsidR="00586260" w:rsidRDefault="00000000">
            <w:pPr>
              <w:pStyle w:val="Compact"/>
              <w:spacing w:before="0" w:after="40"/>
            </w:pPr>
            <w:r>
              <w:rPr>
                <w:sz w:val="17"/>
              </w:rPr>
              <w:t xml:space="preserve">Atendimento registrado; contagem</w:t>
            </w:r>
          </w:p>
        </w:tc>
        <w:tc>
          <w:tcPr>
            <w:tcW w:w="2725" w:type="dxa"/>
          </w:tcPr>
          <w:p w14:paraId="10616E6C" w14:textId="77777777" w:rsidR="00586260" w:rsidRDefault="00000000">
            <w:pPr>
              <w:pStyle w:val="Compact"/>
              <w:spacing w:before="0" w:after="40"/>
            </w:pPr>
            <w:r>
              <w:rPr>
                <w:sz w:val="17"/>
              </w:rPr>
              <w:t xml:space="preserve">Contagem de gestações com os dois critérios do enunciado, uma vez por gestação concluída na coorte. Parâmetros assistenciais a definir pela SMS.</w:t>
            </w:r>
          </w:p>
        </w:tc>
        <w:tc>
          <w:tcPr>
            <w:tcW w:w="2008" w:type="dxa"/>
          </w:tcPr>
          <w:p w14:paraId="10616E6D" w14:textId="77777777" w:rsidR="00586260" w:rsidRDefault="00000000">
            <w:pPr>
              <w:pStyle w:val="Compact"/>
              <w:spacing w:before="0" w:after="40"/>
            </w:pPr>
            <w:r>
              <w:rPr>
                <w:sz w:val="17"/>
              </w:rPr>
              <w:t xml:space="preserve">Registro longitudinal de pré-natal da SMS/APS. O SINASC pode apoiar conferência, mas não deve substituir automaticamente o histórico necessário.</w:t>
            </w:r>
          </w:p>
        </w:tc>
        <w:tc>
          <w:tcPr>
            <w:tcW w:w="1721" w:type="dxa"/>
          </w:tcPr>
          <w:p w14:paraId="10616E6E" w14:textId="77777777" w:rsidR="00586260" w:rsidRDefault="00000000">
            <w:pPr>
              <w:pStyle w:val="Compact"/>
              <w:spacing w:before="0" w:after="40"/>
            </w:pPr>
            <w:r>
              <w:rPr>
                <w:sz w:val="17"/>
              </w:rPr>
              <w:t xml:space="preserve">Apuração trimestral e consolidação anual por coorte encerrada, propostas; manter a mesma regra entre períodos.</w:t>
            </w:r>
          </w:p>
        </w:tc>
        <w:tc>
          <w:tcPr>
            <w:tcW w:w="2438" w:type="dxa"/>
          </w:tcPr>
          <w:p w14:paraId="10616E6F" w14:textId="77777777" w:rsidR="00586260" w:rsidRDefault="00000000">
            <w:pPr>
              <w:pStyle w:val="Compact"/>
              <w:spacing w:before="0" w:after="40"/>
            </w:pPr>
            <w:r>
              <w:rPr>
                <w:sz w:val="17"/>
              </w:rPr>
              <w:t xml:space="preserve">Linha de base não disponível para a medida combinada. Contexto: SMS/SINASC 2024, nascidos vivos por raça/cor materna: sete ou mais consultas em 90,7% (brancas), 85,9% (pardas) e 85,5% (pretas); início no primeiro trimestre em 92,6%, 88,4% e 86,7%. Proporções, não contagem, e sem os dois critérios combinados.</w:t>
            </w:r>
          </w:p>
        </w:tc>
      </w:tr>
      <w:tr w:rsidR="00586260" w14:paraId="10616E78" w14:textId="77777777" w:rsidTr="00586260">
        <w:trPr>
          <w:cantSplit/>
        </w:trPr>
        <w:tc>
          <w:tcPr>
            <w:tcW w:w="1004" w:type="dxa"/>
          </w:tcPr>
          <w:p w14:paraId="10616E71" w14:textId="77777777" w:rsidR="00586260" w:rsidRDefault="00000000">
            <w:pPr>
              <w:pStyle w:val="Compact"/>
              <w:spacing w:before="0" w:after="40"/>
            </w:pPr>
            <w:r>
              <w:rPr>
                <w:sz w:val="17"/>
              </w:rPr>
              <w:t xml:space="preserve">A4.1-I02</w:t>
            </w:r>
          </w:p>
        </w:tc>
        <w:tc>
          <w:tcPr>
            <w:tcW w:w="2868" w:type="dxa"/>
          </w:tcPr>
          <w:p w14:paraId="10616E72" w14:textId="77777777" w:rsidR="00586260" w:rsidRDefault="00000000">
            <w:pPr>
              <w:pStyle w:val="Compact"/>
              <w:spacing w:before="0" w:after="40"/>
            </w:pPr>
            <w:r>
              <w:rPr>
                <w:sz w:val="17"/>
              </w:rPr>
              <w:t xml:space="preserve">Número de gestantes com pelo menos sete registros de medição de pressão arterial durante a gestação.</w:t>
            </w:r>
          </w:p>
        </w:tc>
        <w:tc>
          <w:tcPr>
            <w:tcW w:w="1577" w:type="dxa"/>
          </w:tcPr>
          <w:p w14:paraId="10616E73" w14:textId="77777777" w:rsidR="00586260" w:rsidRDefault="00000000">
            <w:pPr>
              <w:pStyle w:val="Compact"/>
              <w:spacing w:before="0" w:after="40"/>
            </w:pPr>
            <w:r>
              <w:rPr>
                <w:sz w:val="17"/>
              </w:rPr>
              <w:t xml:space="preserve">Atendimento registrado; contagem</w:t>
            </w:r>
          </w:p>
        </w:tc>
        <w:tc>
          <w:tcPr>
            <w:tcW w:w="2725" w:type="dxa"/>
          </w:tcPr>
          <w:p w14:paraId="10616E74" w14:textId="77777777" w:rsidR="00586260" w:rsidRDefault="00000000">
            <w:pPr>
              <w:pStyle w:val="Compact"/>
              <w:spacing w:before="0" w:after="40"/>
            </w:pPr>
            <w:r>
              <w:rPr>
                <w:sz w:val="17"/>
              </w:rPr>
              <w:t xml:space="preserve">Contagem de gestações com sete ocasiões distintas de aferição registradas, sem duplicar leituras do mesmo atendimento. Critério herdado a validar pela SMS.</w:t>
            </w:r>
          </w:p>
        </w:tc>
        <w:tc>
          <w:tcPr>
            <w:tcW w:w="2008" w:type="dxa"/>
          </w:tcPr>
          <w:p w14:paraId="10616E75" w14:textId="77777777" w:rsidR="00586260" w:rsidRDefault="00000000">
            <w:pPr>
              <w:pStyle w:val="Compact"/>
              <w:spacing w:before="0" w:after="40"/>
            </w:pPr>
            <w:r>
              <w:rPr>
                <w:sz w:val="17"/>
              </w:rPr>
              <w:t xml:space="preserve">Prontuário de pré-natal da SMS/APS com datas e registros de aferição.</w:t>
            </w:r>
          </w:p>
        </w:tc>
        <w:tc>
          <w:tcPr>
            <w:tcW w:w="1721" w:type="dxa"/>
          </w:tcPr>
          <w:p w14:paraId="10616E76" w14:textId="77777777" w:rsidR="00586260" w:rsidRDefault="00000000">
            <w:pPr>
              <w:pStyle w:val="Compact"/>
              <w:spacing w:before="0" w:after="40"/>
            </w:pPr>
            <w:r>
              <w:rPr>
                <w:sz w:val="17"/>
              </w:rPr>
              <w:t xml:space="preserve">Apuração trimestral e consolidação anual por coorte encerrada, propostas; manter a mesma regra entre períodos.</w:t>
            </w:r>
          </w:p>
        </w:tc>
        <w:tc>
          <w:tcPr>
            <w:tcW w:w="2438" w:type="dxa"/>
          </w:tcPr>
          <w:p w14:paraId="10616E77" w14:textId="77777777" w:rsidR="00586260" w:rsidRDefault="00000000">
            <w:pPr>
              <w:pStyle w:val="Compact"/>
              <w:spacing w:before="0" w:after="40"/>
            </w:pPr>
            <w:r>
              <w:rPr>
                <w:sz w:val="17"/>
              </w:rPr>
              <w:t xml:space="preserve">Não disponível na minuta.</w:t>
            </w:r>
          </w:p>
        </w:tc>
      </w:tr>
      <w:tr w:rsidR="00586260" w14:paraId="10616E80" w14:textId="77777777" w:rsidTr="00586260">
        <w:trPr>
          <w:cantSplit/>
        </w:trPr>
        <w:tc>
          <w:tcPr>
            <w:tcW w:w="1004" w:type="dxa"/>
          </w:tcPr>
          <w:p w14:paraId="10616E79" w14:textId="77777777" w:rsidR="00586260" w:rsidRDefault="00000000">
            <w:pPr>
              <w:pStyle w:val="Compact"/>
              <w:spacing w:before="0" w:after="40"/>
            </w:pPr>
            <w:r>
              <w:rPr>
                <w:sz w:val="17"/>
              </w:rPr>
              <w:t xml:space="preserve">A4.1-I03</w:t>
            </w:r>
          </w:p>
        </w:tc>
        <w:tc>
          <w:tcPr>
            <w:tcW w:w="2868" w:type="dxa"/>
          </w:tcPr>
          <w:p w14:paraId="10616E7A" w14:textId="77777777" w:rsidR="00586260" w:rsidRDefault="00000000">
            <w:pPr>
              <w:pStyle w:val="Compact"/>
              <w:spacing w:before="0" w:after="40"/>
            </w:pPr>
            <w:r>
              <w:rPr>
                <w:sz w:val="17"/>
              </w:rPr>
              <w:t xml:space="preserve">Número de gestantes com registro de dose de dTpa a partir da 20ª semana de gestação.</w:t>
            </w:r>
          </w:p>
        </w:tc>
        <w:tc>
          <w:tcPr>
            <w:tcW w:w="1577" w:type="dxa"/>
          </w:tcPr>
          <w:p w14:paraId="10616E7B" w14:textId="77777777" w:rsidR="00586260" w:rsidRDefault="00000000">
            <w:pPr>
              <w:pStyle w:val="Compact"/>
              <w:spacing w:before="0" w:after="40"/>
            </w:pPr>
            <w:r>
              <w:rPr>
                <w:sz w:val="17"/>
              </w:rPr>
              <w:t xml:space="preserve">Atendimento registrado; contagem</w:t>
            </w:r>
          </w:p>
        </w:tc>
        <w:tc>
          <w:tcPr>
            <w:tcW w:w="2725" w:type="dxa"/>
          </w:tcPr>
          <w:p w14:paraId="10616E7C" w14:textId="77777777" w:rsidR="00586260" w:rsidRDefault="00000000">
            <w:pPr>
              <w:pStyle w:val="Compact"/>
              <w:spacing w:before="0" w:after="40"/>
            </w:pPr>
            <w:r>
              <w:rPr>
                <w:sz w:val="17"/>
              </w:rPr>
              <w:t xml:space="preserve">Contagem de gestações com dose e idade gestacional válidas segundo o enunciado, uma vez por gestação. Indicação e janela a validar pela SMS.</w:t>
            </w:r>
          </w:p>
        </w:tc>
        <w:tc>
          <w:tcPr>
            <w:tcW w:w="2008" w:type="dxa"/>
          </w:tcPr>
          <w:p w14:paraId="10616E7D" w14:textId="77777777" w:rsidR="00586260" w:rsidRDefault="00000000">
            <w:pPr>
              <w:pStyle w:val="Compact"/>
              <w:spacing w:before="0" w:after="40"/>
            </w:pPr>
            <w:r>
              <w:rPr>
                <w:sz w:val="17"/>
              </w:rPr>
              <w:t xml:space="preserve">Registros de vacinação e pré-natal da SMS, com identificação da gestação e data da dose.</w:t>
            </w:r>
          </w:p>
        </w:tc>
        <w:tc>
          <w:tcPr>
            <w:tcW w:w="1721" w:type="dxa"/>
          </w:tcPr>
          <w:p w14:paraId="10616E7E" w14:textId="77777777" w:rsidR="00586260" w:rsidRDefault="00000000">
            <w:pPr>
              <w:pStyle w:val="Compact"/>
              <w:spacing w:before="0" w:after="40"/>
            </w:pPr>
            <w:r>
              <w:rPr>
                <w:sz w:val="17"/>
              </w:rPr>
              <w:t xml:space="preserve">Apuração trimestral e consolidação anual por coorte encerrada, propostas; manter a mesma regra entre períodos.</w:t>
            </w:r>
          </w:p>
        </w:tc>
        <w:tc>
          <w:tcPr>
            <w:tcW w:w="2438" w:type="dxa"/>
          </w:tcPr>
          <w:p w14:paraId="10616E7F" w14:textId="77777777" w:rsidR="00586260" w:rsidRDefault="00000000">
            <w:pPr>
              <w:pStyle w:val="Compact"/>
              <w:spacing w:before="0" w:after="40"/>
            </w:pPr>
            <w:r>
              <w:rPr>
                <w:sz w:val="17"/>
              </w:rPr>
              <w:t xml:space="preserve">Não disponível na minuta.</w:t>
            </w:r>
          </w:p>
        </w:tc>
      </w:tr>
      <w:tr w:rsidR="00586260" w14:paraId="10616E88" w14:textId="77777777" w:rsidTr="00586260">
        <w:trPr>
          <w:cantSplit/>
        </w:trPr>
        <w:tc>
          <w:tcPr>
            <w:tcW w:w="1004" w:type="dxa"/>
          </w:tcPr>
          <w:p w14:paraId="10616E81" w14:textId="77777777" w:rsidR="00586260" w:rsidRDefault="00000000">
            <w:pPr>
              <w:pStyle w:val="Compact"/>
              <w:spacing w:before="0" w:after="40"/>
            </w:pPr>
            <w:r>
              <w:rPr>
                <w:sz w:val="17"/>
              </w:rPr>
              <w:t xml:space="preserve">A4.1-I04</w:t>
            </w:r>
          </w:p>
        </w:tc>
        <w:tc>
          <w:tcPr>
            <w:tcW w:w="2868" w:type="dxa"/>
          </w:tcPr>
          <w:p w14:paraId="10616E82" w14:textId="77777777" w:rsidR="00586260" w:rsidRDefault="00000000">
            <w:pPr>
              <w:pStyle w:val="Compact"/>
              <w:spacing w:before="0" w:after="40"/>
            </w:pPr>
            <w:r>
              <w:rPr>
                <w:sz w:val="17"/>
              </w:rPr>
              <w:t xml:space="preserve">Número de gestantes com registro de testes rápidos ou exames para sífilis, HIV e hepatites B e C no primeiro trimestre da gestação.</w:t>
            </w:r>
          </w:p>
        </w:tc>
        <w:tc>
          <w:tcPr>
            <w:tcW w:w="1577" w:type="dxa"/>
          </w:tcPr>
          <w:p w14:paraId="10616E83" w14:textId="77777777" w:rsidR="00586260" w:rsidRDefault="00000000">
            <w:pPr>
              <w:pStyle w:val="Compact"/>
              <w:spacing w:before="0" w:after="40"/>
            </w:pPr>
            <w:r>
              <w:rPr>
                <w:sz w:val="17"/>
              </w:rPr>
              <w:t xml:space="preserve">Atendimento registrado; contagem</w:t>
            </w:r>
          </w:p>
        </w:tc>
        <w:tc>
          <w:tcPr>
            <w:tcW w:w="2725" w:type="dxa"/>
          </w:tcPr>
          <w:p w14:paraId="10616E84" w14:textId="77777777" w:rsidR="00586260" w:rsidRDefault="00000000">
            <w:pPr>
              <w:pStyle w:val="Compact"/>
              <w:spacing w:before="0" w:after="40"/>
            </w:pPr>
            <w:r>
              <w:rPr>
                <w:sz w:val="17"/>
              </w:rPr>
              <w:t xml:space="preserve">Contagem de gestações com realização registrada de todos os exames previstos na janela definida. Solicitações não equivalem a exames realizados; critérios a validar pela SMS.</w:t>
            </w:r>
          </w:p>
        </w:tc>
        <w:tc>
          <w:tcPr>
            <w:tcW w:w="2008" w:type="dxa"/>
          </w:tcPr>
          <w:p w14:paraId="10616E85" w14:textId="77777777" w:rsidR="00586260" w:rsidRDefault="00000000">
            <w:pPr>
              <w:pStyle w:val="Compact"/>
              <w:spacing w:before="0" w:after="40"/>
            </w:pPr>
            <w:r>
              <w:rPr>
                <w:sz w:val="17"/>
              </w:rPr>
              <w:t xml:space="preserve">Prontuário de pré-natal e registros laboratoriais da SMS, vinculados por gestação.</w:t>
            </w:r>
          </w:p>
        </w:tc>
        <w:tc>
          <w:tcPr>
            <w:tcW w:w="1721" w:type="dxa"/>
          </w:tcPr>
          <w:p w14:paraId="10616E86" w14:textId="77777777" w:rsidR="00586260" w:rsidRDefault="00000000">
            <w:pPr>
              <w:pStyle w:val="Compact"/>
              <w:spacing w:before="0" w:after="40"/>
            </w:pPr>
            <w:r>
              <w:rPr>
                <w:sz w:val="17"/>
              </w:rPr>
              <w:t xml:space="preserve">Apuração trimestral e consolidação anual por coorte encerrada, propostas; manter a mesma regra entre períodos.</w:t>
            </w:r>
          </w:p>
        </w:tc>
        <w:tc>
          <w:tcPr>
            <w:tcW w:w="2438" w:type="dxa"/>
          </w:tcPr>
          <w:p w14:paraId="10616E87" w14:textId="77777777" w:rsidR="00586260" w:rsidRDefault="00000000">
            <w:pPr>
              <w:pStyle w:val="Compact"/>
              <w:spacing w:before="0" w:after="40"/>
            </w:pPr>
            <w:r>
              <w:rPr>
                <w:sz w:val="17"/>
              </w:rPr>
              <w:t xml:space="preserve">Não disponível na minuta.</w:t>
            </w:r>
          </w:p>
        </w:tc>
      </w:tr>
      <w:tr w:rsidR="00586260" w14:paraId="10616E90" w14:textId="77777777" w:rsidTr="00586260">
        <w:trPr>
          <w:cantSplit/>
        </w:trPr>
        <w:tc>
          <w:tcPr>
            <w:tcW w:w="1004" w:type="dxa"/>
          </w:tcPr>
          <w:p w14:paraId="10616E89" w14:textId="77777777" w:rsidR="00586260" w:rsidRDefault="00000000">
            <w:pPr>
              <w:pStyle w:val="Compact"/>
              <w:spacing w:before="0" w:after="40"/>
            </w:pPr>
            <w:r>
              <w:rPr>
                <w:sz w:val="17"/>
              </w:rPr>
              <w:t xml:space="preserve">A4.1-I05</w:t>
            </w:r>
          </w:p>
        </w:tc>
        <w:tc>
          <w:tcPr>
            <w:tcW w:w="2868" w:type="dxa"/>
          </w:tcPr>
          <w:p w14:paraId="10616E8A" w14:textId="77777777" w:rsidR="00586260" w:rsidRDefault="00000000">
            <w:pPr>
              <w:pStyle w:val="Compact"/>
              <w:spacing w:before="0" w:after="40"/>
            </w:pPr>
            <w:r>
              <w:rPr>
                <w:sz w:val="17"/>
              </w:rPr>
              <w:t xml:space="preserve">Número de gestantes com registro de ao menos uma avaliação odontológica durante a gestação.</w:t>
            </w:r>
          </w:p>
        </w:tc>
        <w:tc>
          <w:tcPr>
            <w:tcW w:w="1577" w:type="dxa"/>
          </w:tcPr>
          <w:p w14:paraId="10616E8B" w14:textId="77777777" w:rsidR="00586260" w:rsidRDefault="00000000">
            <w:pPr>
              <w:pStyle w:val="Compact"/>
              <w:spacing w:before="0" w:after="40"/>
            </w:pPr>
            <w:r>
              <w:rPr>
                <w:sz w:val="17"/>
              </w:rPr>
              <w:t xml:space="preserve">Atendimento registrado; contagem</w:t>
            </w:r>
          </w:p>
        </w:tc>
        <w:tc>
          <w:tcPr>
            <w:tcW w:w="2725" w:type="dxa"/>
          </w:tcPr>
          <w:p w14:paraId="10616E8C" w14:textId="77777777" w:rsidR="00586260" w:rsidRDefault="00000000">
            <w:pPr>
              <w:pStyle w:val="Compact"/>
              <w:spacing w:before="0" w:after="40"/>
            </w:pPr>
            <w:r>
              <w:rPr>
                <w:sz w:val="17"/>
              </w:rPr>
              <w:t xml:space="preserve">Contagem de gestações com avaliação odontológica realizada e registrada durante a gestação, sem duplicar atendimentos. Evento válido a definir pela SMS.</w:t>
            </w:r>
          </w:p>
        </w:tc>
        <w:tc>
          <w:tcPr>
            <w:tcW w:w="2008" w:type="dxa"/>
          </w:tcPr>
          <w:p w14:paraId="10616E8D" w14:textId="77777777" w:rsidR="00586260" w:rsidRDefault="00000000">
            <w:pPr>
              <w:pStyle w:val="Compact"/>
              <w:spacing w:before="0" w:after="40"/>
            </w:pPr>
            <w:r>
              <w:rPr>
                <w:sz w:val="17"/>
              </w:rPr>
              <w:t xml:space="preserve">Prontuário de saúde bucal e pré-natal da SMS, com data e vínculo à gestação.</w:t>
            </w:r>
          </w:p>
        </w:tc>
        <w:tc>
          <w:tcPr>
            <w:tcW w:w="1721" w:type="dxa"/>
          </w:tcPr>
          <w:p w14:paraId="10616E8E" w14:textId="77777777" w:rsidR="00586260" w:rsidRDefault="00000000">
            <w:pPr>
              <w:pStyle w:val="Compact"/>
              <w:spacing w:before="0" w:after="40"/>
            </w:pPr>
            <w:r>
              <w:rPr>
                <w:sz w:val="17"/>
              </w:rPr>
              <w:t xml:space="preserve">Apuração trimestral e consolidação anual por coorte encerrada, propostas; manter a mesma regra entre períodos.</w:t>
            </w:r>
          </w:p>
        </w:tc>
        <w:tc>
          <w:tcPr>
            <w:tcW w:w="2438" w:type="dxa"/>
          </w:tcPr>
          <w:p w14:paraId="10616E8F" w14:textId="77777777" w:rsidR="00586260" w:rsidRDefault="00000000">
            <w:pPr>
              <w:pStyle w:val="Compact"/>
              <w:spacing w:before="0" w:after="40"/>
            </w:pPr>
            <w:r>
              <w:rPr>
                <w:sz w:val="17"/>
              </w:rPr>
              <w:t xml:space="preserve">Não disponível na minuta.</w:t>
            </w:r>
          </w:p>
        </w:tc>
      </w:tr>
      <w:tr w:rsidR="00586260" w14:paraId="10616E98" w14:textId="77777777" w:rsidTr="00586260">
        <w:trPr>
          <w:cantSplit/>
        </w:trPr>
        <w:tc>
          <w:tcPr>
            <w:tcW w:w="1004" w:type="dxa"/>
          </w:tcPr>
          <w:p w14:paraId="10616E91" w14:textId="77777777" w:rsidR="00586260" w:rsidRDefault="00000000">
            <w:pPr>
              <w:pStyle w:val="Compact"/>
              <w:spacing w:before="0" w:after="40"/>
            </w:pPr>
            <w:r>
              <w:rPr>
                <w:sz w:val="17"/>
              </w:rPr>
              <w:t xml:space="preserve">A4.1-I06</w:t>
            </w:r>
          </w:p>
        </w:tc>
        <w:tc>
          <w:tcPr>
            <w:tcW w:w="2868" w:type="dxa"/>
          </w:tcPr>
          <w:p w14:paraId="10616E92" w14:textId="77777777" w:rsidR="00586260" w:rsidRDefault="00000000">
            <w:pPr>
              <w:pStyle w:val="Compact"/>
              <w:spacing w:before="0" w:after="40"/>
            </w:pPr>
            <w:r>
              <w:rPr>
                <w:sz w:val="17"/>
              </w:rPr>
              <w:t xml:space="preserve">Número de bebês com primeira consulta presencial por profissional médico ou enfermeiro até o 30º dia de vida; população e janela temporal propostas para validação pela SMS.</w:t>
            </w:r>
          </w:p>
        </w:tc>
        <w:tc>
          <w:tcPr>
            <w:tcW w:w="1577" w:type="dxa"/>
          </w:tcPr>
          <w:p w14:paraId="10616E93" w14:textId="77777777" w:rsidR="00586260" w:rsidRDefault="00000000">
            <w:pPr>
              <w:pStyle w:val="Compact"/>
              <w:spacing w:before="0" w:after="40"/>
            </w:pPr>
            <w:r>
              <w:rPr>
                <w:sz w:val="17"/>
              </w:rPr>
              <w:t xml:space="preserve">Atendimento registrado; contagem</w:t>
            </w:r>
          </w:p>
        </w:tc>
        <w:tc>
          <w:tcPr>
            <w:tcW w:w="2725" w:type="dxa"/>
          </w:tcPr>
          <w:p w14:paraId="10616E94" w14:textId="77777777" w:rsidR="00586260" w:rsidRDefault="00000000">
            <w:pPr>
              <w:pStyle w:val="Compact"/>
              <w:spacing w:before="0" w:after="40"/>
            </w:pPr>
            <w:r>
              <w:rPr>
                <w:sz w:val="17"/>
              </w:rPr>
              <w:t xml:space="preserve">Contagem de bebês únicos com consulta válida até o 30º dia, em coorte cuja janela já se encerrou. Elegibilidade e atendimento aceito a definir pela SMS.</w:t>
            </w:r>
          </w:p>
        </w:tc>
        <w:tc>
          <w:tcPr>
            <w:tcW w:w="2008" w:type="dxa"/>
          </w:tcPr>
          <w:p w14:paraId="10616E95" w14:textId="77777777" w:rsidR="00586260" w:rsidRDefault="00000000">
            <w:pPr>
              <w:pStyle w:val="Compact"/>
              <w:spacing w:before="0" w:after="40"/>
            </w:pPr>
            <w:r>
              <w:rPr>
                <w:sz w:val="17"/>
              </w:rPr>
              <w:t xml:space="preserve">Registros de nascimento e prontuário da APS/SMS, com datas de nascimento e atendimento.</w:t>
            </w:r>
          </w:p>
        </w:tc>
        <w:tc>
          <w:tcPr>
            <w:tcW w:w="1721" w:type="dxa"/>
          </w:tcPr>
          <w:p w14:paraId="10616E96" w14:textId="77777777" w:rsidR="00586260" w:rsidRDefault="00000000">
            <w:pPr>
              <w:pStyle w:val="Compact"/>
              <w:spacing w:before="0" w:after="40"/>
            </w:pPr>
            <w:r>
              <w:rPr>
                <w:sz w:val="17"/>
              </w:rPr>
              <w:t xml:space="preserve">Apuração trimestral e consolidação anual por coorte encerrada, propostas; manter a mesma regra entre períodos.</w:t>
            </w:r>
          </w:p>
        </w:tc>
        <w:tc>
          <w:tcPr>
            <w:tcW w:w="2438" w:type="dxa"/>
          </w:tcPr>
          <w:p w14:paraId="10616E97" w14:textId="77777777" w:rsidR="00586260" w:rsidRDefault="00000000">
            <w:pPr>
              <w:pStyle w:val="Compact"/>
              <w:spacing w:before="0" w:after="40"/>
            </w:pPr>
            <w:r>
              <w:rPr>
                <w:sz w:val="17"/>
              </w:rPr>
              <w:t xml:space="preserve">Não disponível na minuta.</w:t>
            </w:r>
          </w:p>
        </w:tc>
      </w:tr>
      <w:tr w:rsidR="00586260" w14:paraId="10616EA0" w14:textId="77777777" w:rsidTr="00586260">
        <w:trPr>
          <w:cantSplit/>
        </w:trPr>
        <w:tc>
          <w:tcPr>
            <w:tcW w:w="1004" w:type="dxa"/>
          </w:tcPr>
          <w:p w14:paraId="10616E99" w14:textId="77777777" w:rsidR="00586260" w:rsidRDefault="00000000">
            <w:pPr>
              <w:pStyle w:val="Compact"/>
              <w:spacing w:before="0" w:after="40"/>
            </w:pPr>
            <w:r>
              <w:rPr>
                <w:sz w:val="17"/>
              </w:rPr>
              <w:t xml:space="preserve">A4.1-I07</w:t>
            </w:r>
          </w:p>
        </w:tc>
        <w:tc>
          <w:tcPr>
            <w:tcW w:w="2868" w:type="dxa"/>
          </w:tcPr>
          <w:p w14:paraId="10616E9A" w14:textId="77777777" w:rsidR="00586260" w:rsidRDefault="00000000">
            <w:pPr>
              <w:pStyle w:val="Compact"/>
              <w:spacing w:before="0" w:after="40"/>
            </w:pPr>
            <w:r>
              <w:rPr>
                <w:sz w:val="17"/>
              </w:rPr>
              <w:t xml:space="preserve">Número de puérperas com consulta de acompanhamento pós-parto registrada; janela de acompanhamento a definir pela SMS.</w:t>
            </w:r>
          </w:p>
        </w:tc>
        <w:tc>
          <w:tcPr>
            <w:tcW w:w="1577" w:type="dxa"/>
          </w:tcPr>
          <w:p w14:paraId="10616E9B" w14:textId="77777777" w:rsidR="00586260" w:rsidRDefault="00000000">
            <w:pPr>
              <w:pStyle w:val="Compact"/>
              <w:spacing w:before="0" w:after="40"/>
            </w:pPr>
            <w:r>
              <w:rPr>
                <w:sz w:val="17"/>
              </w:rPr>
              <w:t xml:space="preserve">Atendimento registrado; contagem</w:t>
            </w:r>
          </w:p>
        </w:tc>
        <w:tc>
          <w:tcPr>
            <w:tcW w:w="2725" w:type="dxa"/>
          </w:tcPr>
          <w:p w14:paraId="10616E9C" w14:textId="77777777" w:rsidR="00586260" w:rsidRDefault="00000000">
            <w:pPr>
              <w:pStyle w:val="Compact"/>
              <w:spacing w:before="0" w:after="40"/>
            </w:pPr>
            <w:r>
              <w:rPr>
                <w:sz w:val="17"/>
              </w:rPr>
              <w:t xml:space="preserve">Contagem de episódios de pós-parto com consulta puerperal na janela a definir pela SMS. Consulta exclusiva do bebê não integra essa contagem.</w:t>
            </w:r>
          </w:p>
        </w:tc>
        <w:tc>
          <w:tcPr>
            <w:tcW w:w="2008" w:type="dxa"/>
          </w:tcPr>
          <w:p w14:paraId="10616E9D" w14:textId="77777777" w:rsidR="00586260" w:rsidRDefault="00000000">
            <w:pPr>
              <w:pStyle w:val="Compact"/>
              <w:spacing w:before="0" w:after="40"/>
            </w:pPr>
            <w:r>
              <w:rPr>
                <w:sz w:val="17"/>
              </w:rPr>
              <w:t xml:space="preserve">Prontuário de acompanhamento pós-parto da SMS, com vínculo ao parto e data da consulta.</w:t>
            </w:r>
          </w:p>
        </w:tc>
        <w:tc>
          <w:tcPr>
            <w:tcW w:w="1721" w:type="dxa"/>
          </w:tcPr>
          <w:p w14:paraId="10616E9E" w14:textId="77777777" w:rsidR="00586260" w:rsidRDefault="00000000">
            <w:pPr>
              <w:pStyle w:val="Compact"/>
              <w:spacing w:before="0" w:after="40"/>
            </w:pPr>
            <w:r>
              <w:rPr>
                <w:sz w:val="17"/>
              </w:rPr>
              <w:t xml:space="preserve">Apuração trimestral e consolidação anual por coorte encerrada, propostas; manter a mesma regra entre períodos.</w:t>
            </w:r>
          </w:p>
        </w:tc>
        <w:tc>
          <w:tcPr>
            <w:tcW w:w="2438" w:type="dxa"/>
          </w:tcPr>
          <w:p w14:paraId="10616E9F" w14:textId="77777777" w:rsidR="00586260" w:rsidRDefault="00000000">
            <w:pPr>
              <w:pStyle w:val="Compact"/>
              <w:spacing w:before="0" w:after="40"/>
            </w:pPr>
            <w:r>
              <w:rPr>
                <w:sz w:val="17"/>
              </w:rPr>
              <w:t xml:space="preserve">Não disponível na minuta.</w:t>
            </w:r>
          </w:p>
        </w:tc>
      </w:tr>
      <w:tr w:rsidR="00586260" w14:paraId="10616EA8" w14:textId="77777777" w:rsidTr="00586260">
        <w:trPr>
          <w:cantSplit/>
        </w:trPr>
        <w:tc>
          <w:tcPr>
            <w:tcW w:w="1004" w:type="dxa"/>
          </w:tcPr>
          <w:p w14:paraId="10616EA1" w14:textId="77777777" w:rsidR="00586260" w:rsidRDefault="00000000">
            <w:pPr>
              <w:pStyle w:val="Compact"/>
              <w:spacing w:before="0" w:after="40"/>
            </w:pPr>
            <w:r>
              <w:rPr>
                <w:sz w:val="17"/>
              </w:rPr>
              <w:t xml:space="preserve">A4.2-I01</w:t>
            </w:r>
          </w:p>
        </w:tc>
        <w:tc>
          <w:tcPr>
            <w:tcW w:w="2868" w:type="dxa"/>
          </w:tcPr>
          <w:p w14:paraId="10616EA2" w14:textId="77777777" w:rsidR="00586260" w:rsidRDefault="00000000">
            <w:pPr>
              <w:pStyle w:val="Compact"/>
              <w:spacing w:before="0" w:after="40"/>
            </w:pPr>
            <w:r>
              <w:rPr>
                <w:sz w:val="17"/>
              </w:rPr>
              <w:t xml:space="preserve">Percentual de profissionais da APS com formação em letramento racial e enfrentamento ao racismo institucional.</w:t>
            </w:r>
          </w:p>
        </w:tc>
        <w:tc>
          <w:tcPr>
            <w:tcW w:w="1577" w:type="dxa"/>
          </w:tcPr>
          <w:p w14:paraId="10616EA3" w14:textId="77777777" w:rsidR="00586260" w:rsidRDefault="00000000">
            <w:pPr>
              <w:pStyle w:val="Compact"/>
              <w:spacing w:before="0" w:after="40"/>
            </w:pPr>
            <w:r>
              <w:rPr>
                <w:sz w:val="17"/>
              </w:rPr>
              <w:t xml:space="preserve">Capacidade profissional; proporção</w:t>
            </w:r>
          </w:p>
        </w:tc>
        <w:tc>
          <w:tcPr>
            <w:tcW w:w="2725" w:type="dxa"/>
          </w:tcPr>
          <w:p w14:paraId="10616EA4" w14:textId="77777777" w:rsidR="00586260" w:rsidRDefault="00000000">
            <w:pPr>
              <w:pStyle w:val="Compact"/>
              <w:spacing w:before="0" w:after="40"/>
            </w:pPr>
            <w:r>
              <w:rPr>
                <w:sz w:val="17"/>
              </w:rPr>
              <w:t xml:space="preserve">Profissionais ativos com formação concluída nos dois temas ÷ profissionais ativos elegíveis, na mesma data de corte; pessoas únicas.</w:t>
            </w:r>
          </w:p>
        </w:tc>
        <w:tc>
          <w:tcPr>
            <w:tcW w:w="2008" w:type="dxa"/>
          </w:tcPr>
          <w:p w14:paraId="10616EA5" w14:textId="77777777" w:rsidR="00586260" w:rsidRDefault="00000000">
            <w:pPr>
              <w:pStyle w:val="Compact"/>
              <w:spacing w:before="0" w:after="40"/>
            </w:pPr>
            <w:r>
              <w:rPr>
                <w:sz w:val="17"/>
              </w:rPr>
              <w:t xml:space="preserve">Cadastro de pessoal e registros de conclusão da formação, vinculados por identificador profissional.</w:t>
            </w:r>
          </w:p>
        </w:tc>
        <w:tc>
          <w:tcPr>
            <w:tcW w:w="1721" w:type="dxa"/>
          </w:tcPr>
          <w:p w14:paraId="10616EA6" w14:textId="77777777" w:rsidR="00586260" w:rsidRDefault="00000000">
            <w:pPr>
              <w:pStyle w:val="Compact"/>
              <w:spacing w:before="0" w:after="40"/>
            </w:pPr>
            <w:r>
              <w:rPr>
                <w:sz w:val="17"/>
              </w:rPr>
              <w:t xml:space="preserve">Anual; informar a data de corte e se a formação é acumulada ou concluída no ano.</w:t>
            </w:r>
          </w:p>
        </w:tc>
        <w:tc>
          <w:tcPr>
            <w:tcW w:w="2438" w:type="dxa"/>
          </w:tcPr>
          <w:p w14:paraId="10616EA7" w14:textId="77777777" w:rsidR="00586260" w:rsidRDefault="00000000">
            <w:pPr>
              <w:pStyle w:val="Compact"/>
              <w:spacing w:before="0" w:after="40"/>
            </w:pPr>
            <w:r>
              <w:rPr>
                <w:sz w:val="17"/>
              </w:rPr>
              <w:t xml:space="preserve">Não disponível na minuta.</w:t>
            </w:r>
          </w:p>
        </w:tc>
      </w:tr>
      <w:tr w:rsidR="00586260" w14:paraId="10616EB0" w14:textId="77777777" w:rsidTr="00586260">
        <w:trPr>
          <w:cantSplit/>
        </w:trPr>
        <w:tc>
          <w:tcPr>
            <w:tcW w:w="1004" w:type="dxa"/>
          </w:tcPr>
          <w:p w14:paraId="10616EA9" w14:textId="77777777" w:rsidR="00586260" w:rsidRDefault="00000000">
            <w:pPr>
              <w:pStyle w:val="Compact"/>
              <w:spacing w:before="0" w:after="40"/>
            </w:pPr>
            <w:r>
              <w:rPr>
                <w:sz w:val="17"/>
              </w:rPr>
              <w:t xml:space="preserve">A4.5-I01</w:t>
            </w:r>
          </w:p>
        </w:tc>
        <w:tc>
          <w:tcPr>
            <w:tcW w:w="2868" w:type="dxa"/>
          </w:tcPr>
          <w:p w14:paraId="10616EAA" w14:textId="77777777" w:rsidR="00586260" w:rsidRDefault="00000000">
            <w:pPr>
              <w:pStyle w:val="Compact"/>
              <w:spacing w:before="0" w:after="40"/>
            </w:pPr>
            <w:r>
              <w:rPr>
                <w:sz w:val="17"/>
              </w:rPr>
              <w:t xml:space="preserve">Cobertura vacinal completa, com recorte por raça/cor e território.</w:t>
            </w:r>
          </w:p>
        </w:tc>
        <w:tc>
          <w:tcPr>
            <w:tcW w:w="1577" w:type="dxa"/>
          </w:tcPr>
          <w:p w14:paraId="10616EAB" w14:textId="77777777" w:rsidR="00586260" w:rsidRDefault="00000000">
            <w:pPr>
              <w:pStyle w:val="Compact"/>
              <w:spacing w:before="0" w:after="40"/>
            </w:pPr>
            <w:r>
              <w:rPr>
                <w:sz w:val="17"/>
              </w:rPr>
              <w:t xml:space="preserve">Cobertura individual de cuidado preventivo</w:t>
            </w:r>
          </w:p>
        </w:tc>
        <w:tc>
          <w:tcPr>
            <w:tcW w:w="2725" w:type="dxa"/>
          </w:tcPr>
          <w:p w14:paraId="10616EAC" w14:textId="77777777" w:rsidR="00586260" w:rsidRDefault="00000000">
            <w:pPr>
              <w:pStyle w:val="Compact"/>
              <w:spacing w:before="0" w:after="40"/>
            </w:pPr>
            <w:r>
              <w:rPr>
                <w:sz w:val="17"/>
              </w:rPr>
              <w:t xml:space="preserve">Crianças únicas com todas as doses devidas por idade ÷ crianças elegíveis da mesma coorte. Calendário e base a definir pela SMS; não usar média de coberturas por vacina.</w:t>
            </w:r>
          </w:p>
        </w:tc>
        <w:tc>
          <w:tcPr>
            <w:tcW w:w="2008" w:type="dxa"/>
          </w:tcPr>
          <w:p w14:paraId="10616EAD" w14:textId="77777777" w:rsidR="00586260" w:rsidRDefault="00000000">
            <w:pPr>
              <w:pStyle w:val="Compact"/>
              <w:spacing w:before="0" w:after="40"/>
            </w:pPr>
            <w:r>
              <w:rPr>
                <w:sz w:val="17"/>
              </w:rPr>
              <w:t xml:space="preserve">Registros individualizados de vacinação e base populacional compatível, a identificar pela SMS.</w:t>
            </w:r>
          </w:p>
        </w:tc>
        <w:tc>
          <w:tcPr>
            <w:tcW w:w="1721" w:type="dxa"/>
          </w:tcPr>
          <w:p w14:paraId="10616EAE" w14:textId="77777777" w:rsidR="00586260" w:rsidRDefault="00000000">
            <w:pPr>
              <w:pStyle w:val="Compact"/>
              <w:spacing w:before="0" w:after="40"/>
            </w:pPr>
            <w:r>
              <w:rPr>
                <w:sz w:val="17"/>
              </w:rPr>
              <w:t xml:space="preserve">Anual por coorte etária; atualização intermediária conforme disponibilidade da base.</w:t>
            </w:r>
          </w:p>
        </w:tc>
        <w:tc>
          <w:tcPr>
            <w:tcW w:w="2438" w:type="dxa"/>
          </w:tcPr>
          <w:p w14:paraId="10616EAF" w14:textId="77777777" w:rsidR="00586260" w:rsidRDefault="00000000">
            <w:pPr>
              <w:pStyle w:val="Compact"/>
              <w:spacing w:before="0" w:after="40"/>
            </w:pPr>
            <w:r>
              <w:rPr>
                <w:sz w:val="17"/>
              </w:rPr>
              <w:t xml:space="preserve">Não disponível na minuta.</w:t>
            </w:r>
          </w:p>
        </w:tc>
      </w:tr>
      <w:tr w:rsidR="00586260" w14:paraId="10616EB8" w14:textId="77777777" w:rsidTr="00586260">
        <w:trPr>
          <w:cantSplit/>
        </w:trPr>
        <w:tc>
          <w:tcPr>
            <w:tcW w:w="1004" w:type="dxa"/>
          </w:tcPr>
          <w:p w14:paraId="10616EB1" w14:textId="77777777" w:rsidR="00586260" w:rsidRDefault="00000000">
            <w:pPr>
              <w:pStyle w:val="Compact"/>
              <w:spacing w:before="0" w:after="40"/>
            </w:pPr>
            <w:r>
              <w:rPr>
                <w:sz w:val="17"/>
              </w:rPr>
              <w:t xml:space="preserve">A3.6-I01</w:t>
            </w:r>
          </w:p>
        </w:tc>
        <w:tc>
          <w:tcPr>
            <w:tcW w:w="2868" w:type="dxa"/>
          </w:tcPr>
          <w:p w14:paraId="10616EB2" w14:textId="77777777" w:rsidR="00586260" w:rsidRDefault="00000000">
            <w:pPr>
              <w:pStyle w:val="Compact"/>
              <w:spacing w:before="0" w:after="40"/>
            </w:pPr>
            <w:r>
              <w:rPr>
                <w:sz w:val="17"/>
              </w:rPr>
              <w:t xml:space="preserve">Percentual de unidades com protocolos institucionais de prevenção e enfrentamento ao racismo e outras violências implementados.</w:t>
            </w:r>
          </w:p>
        </w:tc>
        <w:tc>
          <w:tcPr>
            <w:tcW w:w="1577" w:type="dxa"/>
          </w:tcPr>
          <w:p w14:paraId="10616EB3" w14:textId="77777777" w:rsidR="00586260" w:rsidRDefault="00000000">
            <w:pPr>
              <w:pStyle w:val="Compact"/>
              <w:spacing w:before="0" w:after="40"/>
            </w:pPr>
            <w:r>
              <w:rPr>
                <w:sz w:val="17"/>
              </w:rPr>
              <w:t xml:space="preserve">Implementação institucional; proporção</w:t>
            </w:r>
          </w:p>
        </w:tc>
        <w:tc>
          <w:tcPr>
            <w:tcW w:w="2725" w:type="dxa"/>
          </w:tcPr>
          <w:p w14:paraId="10616EB4" w14:textId="77777777" w:rsidR="00586260" w:rsidRDefault="00000000">
            <w:pPr>
              <w:pStyle w:val="Compact"/>
              <w:spacing w:before="0" w:after="40"/>
            </w:pPr>
            <w:r>
              <w:rPr>
                <w:sz w:val="17"/>
              </w:rPr>
              <w:t xml:space="preserve">Unidades educacionais com protocolo, equipe orientada e evidência de operacionalização ÷ unidades elegíveis. Critérios documentais a definir.</w:t>
            </w:r>
          </w:p>
        </w:tc>
        <w:tc>
          <w:tcPr>
            <w:tcW w:w="2008" w:type="dxa"/>
          </w:tcPr>
          <w:p w14:paraId="10616EB5" w14:textId="77777777" w:rsidR="00586260" w:rsidRDefault="00000000">
            <w:pPr>
              <w:pStyle w:val="Compact"/>
              <w:spacing w:before="0" w:after="40"/>
            </w:pPr>
            <w:r>
              <w:rPr>
                <w:sz w:val="17"/>
              </w:rPr>
              <w:t xml:space="preserve">Protocolos, registros de formação e verificação de implementação das unidades educacionais.</w:t>
            </w:r>
          </w:p>
        </w:tc>
        <w:tc>
          <w:tcPr>
            <w:tcW w:w="1721" w:type="dxa"/>
          </w:tcPr>
          <w:p w14:paraId="10616EB6" w14:textId="77777777" w:rsidR="00586260" w:rsidRDefault="00000000">
            <w:pPr>
              <w:pStyle w:val="Compact"/>
              <w:spacing w:before="0" w:after="40"/>
            </w:pPr>
            <w:r>
              <w:rPr>
                <w:sz w:val="17"/>
              </w:rPr>
              <w:t xml:space="preserve">Anual.</w:t>
            </w:r>
          </w:p>
        </w:tc>
        <w:tc>
          <w:tcPr>
            <w:tcW w:w="2438" w:type="dxa"/>
          </w:tcPr>
          <w:p w14:paraId="10616EB7" w14:textId="77777777" w:rsidR="00586260" w:rsidRDefault="00000000">
            <w:pPr>
              <w:pStyle w:val="Compact"/>
              <w:spacing w:before="0" w:after="40"/>
            </w:pPr>
            <w:r>
              <w:rPr>
                <w:sz w:val="17"/>
              </w:rPr>
              <w:t xml:space="preserve">Não disponível na minuta.</w:t>
            </w:r>
          </w:p>
        </w:tc>
      </w:tr>
      <w:tr w:rsidR="00586260" w14:paraId="10616EC0" w14:textId="77777777" w:rsidTr="00586260">
        <w:trPr>
          <w:cantSplit/>
        </w:trPr>
        <w:tc>
          <w:tcPr>
            <w:tcW w:w="1004" w:type="dxa"/>
          </w:tcPr>
          <w:p w14:paraId="10616EB9" w14:textId="77777777" w:rsidR="00586260" w:rsidRDefault="00000000">
            <w:pPr>
              <w:pStyle w:val="Compact"/>
              <w:spacing w:before="0" w:after="40"/>
            </w:pPr>
            <w:r>
              <w:rPr>
                <w:sz w:val="17"/>
              </w:rPr>
              <w:t xml:space="preserve">A4.7-I01</w:t>
            </w:r>
          </w:p>
        </w:tc>
        <w:tc>
          <w:tcPr>
            <w:tcW w:w="2868" w:type="dxa"/>
          </w:tcPr>
          <w:p w14:paraId="10616EBA" w14:textId="77777777" w:rsidR="00586260" w:rsidRDefault="00000000">
            <w:pPr>
              <w:pStyle w:val="Compact"/>
              <w:spacing w:before="0" w:after="40"/>
            </w:pPr>
            <w:r>
              <w:rPr>
                <w:sz w:val="17"/>
              </w:rPr>
              <w:t xml:space="preserve">Percentual de profissionais de saúde com formação em enfrentamento ao racismo institucional e prevenção de violência obstétrica.</w:t>
            </w:r>
          </w:p>
        </w:tc>
        <w:tc>
          <w:tcPr>
            <w:tcW w:w="1577" w:type="dxa"/>
          </w:tcPr>
          <w:p w14:paraId="10616EBB" w14:textId="77777777" w:rsidR="00586260" w:rsidRDefault="00000000">
            <w:pPr>
              <w:pStyle w:val="Compact"/>
              <w:spacing w:before="0" w:after="40"/>
            </w:pPr>
            <w:r>
              <w:rPr>
                <w:sz w:val="17"/>
              </w:rPr>
              <w:t xml:space="preserve">Capacidade profissional; proporção</w:t>
            </w:r>
          </w:p>
        </w:tc>
        <w:tc>
          <w:tcPr>
            <w:tcW w:w="2725" w:type="dxa"/>
          </w:tcPr>
          <w:p w14:paraId="10616EBC" w14:textId="77777777" w:rsidR="00586260" w:rsidRDefault="00000000">
            <w:pPr>
              <w:pStyle w:val="Compact"/>
              <w:spacing w:before="0" w:after="40"/>
            </w:pPr>
            <w:r>
              <w:rPr>
                <w:sz w:val="17"/>
              </w:rPr>
              <w:t xml:space="preserve">Profissionais ativos com formação concluída nos dois temas ÷ profissionais ativos dos serviços elegíveis; pessoas únicas, na mesma data de corte.</w:t>
            </w:r>
          </w:p>
        </w:tc>
        <w:tc>
          <w:tcPr>
            <w:tcW w:w="2008" w:type="dxa"/>
          </w:tcPr>
          <w:p w14:paraId="10616EBD" w14:textId="77777777" w:rsidR="00586260" w:rsidRDefault="00000000">
            <w:pPr>
              <w:pStyle w:val="Compact"/>
              <w:spacing w:before="0" w:after="40"/>
            </w:pPr>
            <w:r>
              <w:rPr>
                <w:sz w:val="17"/>
              </w:rPr>
              <w:t xml:space="preserve">Cadastro de pessoal e registros de formação dos serviços incluídos.</w:t>
            </w:r>
          </w:p>
        </w:tc>
        <w:tc>
          <w:tcPr>
            <w:tcW w:w="1721" w:type="dxa"/>
          </w:tcPr>
          <w:p w14:paraId="10616EBE" w14:textId="77777777" w:rsidR="00586260" w:rsidRDefault="00000000">
            <w:pPr>
              <w:pStyle w:val="Compact"/>
              <w:spacing w:before="0" w:after="40"/>
            </w:pPr>
            <w:r>
              <w:rPr>
                <w:sz w:val="17"/>
              </w:rPr>
              <w:t xml:space="preserve">Anual, com data de corte e período de conclusão explicitados.</w:t>
            </w:r>
          </w:p>
        </w:tc>
        <w:tc>
          <w:tcPr>
            <w:tcW w:w="2438" w:type="dxa"/>
          </w:tcPr>
          <w:p w14:paraId="10616EBF" w14:textId="77777777" w:rsidR="00586260" w:rsidRDefault="00000000">
            <w:pPr>
              <w:pStyle w:val="Compact"/>
              <w:spacing w:before="0" w:after="40"/>
            </w:pPr>
            <w:r>
              <w:rPr>
                <w:sz w:val="17"/>
              </w:rPr>
              <w:t xml:space="preserve">Não disponível na minuta.</w:t>
            </w:r>
          </w:p>
        </w:tc>
      </w:tr>
      <w:tr w:rsidR="00586260" w14:paraId="10616EC8" w14:textId="77777777" w:rsidTr="00586260">
        <w:trPr>
          <w:cantSplit/>
        </w:trPr>
        <w:tc>
          <w:tcPr>
            <w:tcW w:w="1004" w:type="dxa"/>
          </w:tcPr>
          <w:p w14:paraId="10616EC1" w14:textId="77777777" w:rsidR="00586260" w:rsidRDefault="00000000">
            <w:pPr>
              <w:pStyle w:val="Compact"/>
              <w:spacing w:before="0" w:after="40"/>
            </w:pPr>
            <w:r>
              <w:rPr>
                <w:sz w:val="17"/>
              </w:rPr>
              <w:t xml:space="preserve">A6.1-I01</w:t>
            </w:r>
          </w:p>
        </w:tc>
        <w:tc>
          <w:tcPr>
            <w:tcW w:w="2868" w:type="dxa"/>
          </w:tcPr>
          <w:p w14:paraId="10616EC2" w14:textId="77777777" w:rsidR="00586260" w:rsidRDefault="00000000">
            <w:pPr>
              <w:pStyle w:val="Compact"/>
              <w:spacing w:before="0" w:after="40"/>
            </w:pPr>
            <w:r>
              <w:rPr>
                <w:sz w:val="17"/>
              </w:rPr>
              <w:t xml:space="preserve">Proporção de unidades abrangidas pelo PMPIA com protocolos e fluxos intersetoriais de prevenção e resposta às violências implementados, segundo critérios documentados de implementação e abordagem antirracista, a pactuar por setor.</w:t>
            </w:r>
          </w:p>
        </w:tc>
        <w:tc>
          <w:tcPr>
            <w:tcW w:w="1577" w:type="dxa"/>
          </w:tcPr>
          <w:p w14:paraId="10616EC3" w14:textId="77777777" w:rsidR="00586260" w:rsidRDefault="00000000">
            <w:pPr>
              <w:pStyle w:val="Compact"/>
              <w:spacing w:before="0" w:after="40"/>
            </w:pPr>
            <w:r>
              <w:rPr>
                <w:sz w:val="17"/>
              </w:rPr>
              <w:t xml:space="preserve">Implementação intersetorial; proporção</w:t>
            </w:r>
          </w:p>
        </w:tc>
        <w:tc>
          <w:tcPr>
            <w:tcW w:w="2725" w:type="dxa"/>
          </w:tcPr>
          <w:p w14:paraId="10616EC4" w14:textId="77777777" w:rsidR="00586260" w:rsidRDefault="00000000">
            <w:pPr>
              <w:pStyle w:val="Compact"/>
              <w:spacing w:before="0" w:after="40"/>
            </w:pPr>
            <w:r>
              <w:rPr>
                <w:sz w:val="17"/>
              </w:rPr>
              <w:t xml:space="preserve">Unidades com fluxo acessível, equipe orientada e evidência de teste, uso ou acompanhamento ÷ unidades elegíveis de cada setor; critérios de implementação a definir.</w:t>
            </w:r>
          </w:p>
        </w:tc>
        <w:tc>
          <w:tcPr>
            <w:tcW w:w="2008" w:type="dxa"/>
          </w:tcPr>
          <w:p w14:paraId="10616EC5" w14:textId="77777777" w:rsidR="00586260" w:rsidRDefault="00000000">
            <w:pPr>
              <w:pStyle w:val="Compact"/>
              <w:spacing w:before="0" w:after="40"/>
            </w:pPr>
            <w:r>
              <w:rPr>
                <w:sz w:val="17"/>
              </w:rPr>
              <w:t xml:space="preserve">Listas de unidades, protocolos e registros documentais de implementação por setor.</w:t>
            </w:r>
          </w:p>
        </w:tc>
        <w:tc>
          <w:tcPr>
            <w:tcW w:w="1721" w:type="dxa"/>
          </w:tcPr>
          <w:p w14:paraId="10616EC6" w14:textId="77777777" w:rsidR="00586260" w:rsidRDefault="00000000">
            <w:pPr>
              <w:pStyle w:val="Compact"/>
              <w:spacing w:before="0" w:after="40"/>
            </w:pPr>
            <w:r>
              <w:rPr>
                <w:sz w:val="17"/>
              </w:rPr>
              <w:t xml:space="preserve">Anual, com registro de atualizações dos fluxos.</w:t>
            </w:r>
          </w:p>
        </w:tc>
        <w:tc>
          <w:tcPr>
            <w:tcW w:w="2438" w:type="dxa"/>
          </w:tcPr>
          <w:p w14:paraId="10616EC7" w14:textId="77777777" w:rsidR="00586260" w:rsidRDefault="00000000">
            <w:pPr>
              <w:pStyle w:val="Compact"/>
              <w:spacing w:before="0" w:after="40"/>
            </w:pPr>
            <w:r>
              <w:rPr>
                <w:sz w:val="17"/>
              </w:rPr>
              <w:t xml:space="preserve">Não disponível na minuta.</w:t>
            </w:r>
          </w:p>
        </w:tc>
      </w:tr>
      <w:tr w:rsidR="00586260" w14:paraId="10616ED0" w14:textId="77777777" w:rsidTr="00586260">
        <w:trPr>
          <w:cantSplit/>
        </w:trPr>
        <w:tc>
          <w:tcPr>
            <w:tcW w:w="1004" w:type="dxa"/>
          </w:tcPr>
          <w:p w14:paraId="10616EC9" w14:textId="77777777" w:rsidR="00586260" w:rsidRDefault="00000000">
            <w:pPr>
              <w:pStyle w:val="Compact"/>
              <w:spacing w:before="0" w:after="40"/>
            </w:pPr>
            <w:r>
              <w:rPr>
                <w:sz w:val="17"/>
              </w:rPr>
              <w:t xml:space="preserve">A6.2-I01</w:t>
            </w:r>
          </w:p>
        </w:tc>
        <w:tc>
          <w:tcPr>
            <w:tcW w:w="2868" w:type="dxa"/>
          </w:tcPr>
          <w:p w14:paraId="10616ECA" w14:textId="77777777" w:rsidR="00586260" w:rsidRDefault="00000000">
            <w:pPr>
              <w:pStyle w:val="Compact"/>
              <w:spacing w:before="0" w:after="40"/>
            </w:pPr>
            <w:r>
              <w:rPr>
                <w:sz w:val="17"/>
              </w:rPr>
              <w:t xml:space="preserve">Percentual de profissionais formados em Escuta Protegida e letramento racial.</w:t>
            </w:r>
          </w:p>
        </w:tc>
        <w:tc>
          <w:tcPr>
            <w:tcW w:w="1577" w:type="dxa"/>
          </w:tcPr>
          <w:p w14:paraId="10616ECB" w14:textId="77777777" w:rsidR="00586260" w:rsidRDefault="00000000">
            <w:pPr>
              <w:pStyle w:val="Compact"/>
              <w:spacing w:before="0" w:after="40"/>
            </w:pPr>
            <w:r>
              <w:rPr>
                <w:sz w:val="17"/>
              </w:rPr>
              <w:t xml:space="preserve">Capacidade profissional; proporção</w:t>
            </w:r>
          </w:p>
        </w:tc>
        <w:tc>
          <w:tcPr>
            <w:tcW w:w="2725" w:type="dxa"/>
          </w:tcPr>
          <w:p w14:paraId="10616ECC" w14:textId="77777777" w:rsidR="00586260" w:rsidRDefault="00000000">
            <w:pPr>
              <w:pStyle w:val="Compact"/>
              <w:spacing w:before="0" w:after="40"/>
            </w:pPr>
            <w:r>
              <w:rPr>
                <w:sz w:val="17"/>
              </w:rPr>
              <w:t xml:space="preserve">Profissionais ativos com os dois componentes formativos concluídos ÷ profissionais elegíveis da rede; pessoas únicas, não participações em cursos.</w:t>
            </w:r>
          </w:p>
        </w:tc>
        <w:tc>
          <w:tcPr>
            <w:tcW w:w="2008" w:type="dxa"/>
          </w:tcPr>
          <w:p w14:paraId="10616ECD" w14:textId="77777777" w:rsidR="00586260" w:rsidRDefault="00000000">
            <w:pPr>
              <w:pStyle w:val="Compact"/>
              <w:spacing w:before="0" w:after="40"/>
            </w:pPr>
            <w:r>
              <w:rPr>
                <w:sz w:val="17"/>
              </w:rPr>
              <w:t xml:space="preserve">Cadastros institucionais e registros de formação, com deduplicação.</w:t>
            </w:r>
          </w:p>
        </w:tc>
        <w:tc>
          <w:tcPr>
            <w:tcW w:w="1721" w:type="dxa"/>
          </w:tcPr>
          <w:p w14:paraId="10616ECE" w14:textId="77777777" w:rsidR="00586260" w:rsidRDefault="00000000">
            <w:pPr>
              <w:pStyle w:val="Compact"/>
              <w:spacing w:before="0" w:after="40"/>
            </w:pPr>
            <w:r>
              <w:rPr>
                <w:sz w:val="17"/>
              </w:rPr>
              <w:t xml:space="preserve">Anual.</w:t>
            </w:r>
          </w:p>
        </w:tc>
        <w:tc>
          <w:tcPr>
            <w:tcW w:w="2438" w:type="dxa"/>
          </w:tcPr>
          <w:p w14:paraId="10616ECF" w14:textId="77777777" w:rsidR="00586260" w:rsidRDefault="00000000">
            <w:pPr>
              <w:pStyle w:val="Compact"/>
              <w:spacing w:before="0" w:after="40"/>
            </w:pPr>
            <w:r>
              <w:rPr>
                <w:sz w:val="17"/>
              </w:rPr>
              <w:t xml:space="preserve">Não disponível na minuta.</w:t>
            </w:r>
          </w:p>
        </w:tc>
      </w:tr>
      <w:tr w:rsidR="00586260" w14:paraId="10616ED8" w14:textId="77777777" w:rsidTr="00586260">
        <w:trPr>
          <w:cantSplit/>
        </w:trPr>
        <w:tc>
          <w:tcPr>
            <w:tcW w:w="1004" w:type="dxa"/>
          </w:tcPr>
          <w:p w14:paraId="10616ED1" w14:textId="77777777" w:rsidR="00586260" w:rsidRDefault="00000000">
            <w:pPr>
              <w:pStyle w:val="Compact"/>
              <w:spacing w:before="0" w:after="40"/>
            </w:pPr>
            <w:r>
              <w:rPr>
                <w:sz w:val="17"/>
              </w:rPr>
              <w:t xml:space="preserve">A6.2-I02</w:t>
            </w:r>
          </w:p>
        </w:tc>
        <w:tc>
          <w:tcPr>
            <w:tcW w:w="2868" w:type="dxa"/>
          </w:tcPr>
          <w:p w14:paraId="10616ED2" w14:textId="77777777" w:rsidR="00586260" w:rsidRDefault="00000000">
            <w:pPr>
              <w:pStyle w:val="Compact"/>
              <w:spacing w:before="0" w:after="40"/>
            </w:pPr>
            <w:r>
              <w:rPr>
                <w:sz w:val="17"/>
              </w:rPr>
              <w:t xml:space="preserve">Percentual de notificações com preenchimento completo (raça/cor, sexo, idade e território).</w:t>
            </w:r>
          </w:p>
        </w:tc>
        <w:tc>
          <w:tcPr>
            <w:tcW w:w="1577" w:type="dxa"/>
          </w:tcPr>
          <w:p w14:paraId="10616ED3" w14:textId="77777777" w:rsidR="00586260" w:rsidRDefault="00000000">
            <w:pPr>
              <w:pStyle w:val="Compact"/>
              <w:spacing w:before="0" w:after="40"/>
            </w:pPr>
            <w:r>
              <w:rPr>
                <w:sz w:val="17"/>
              </w:rPr>
              <w:t xml:space="preserve">Qualidade do registro; proporção</w:t>
            </w:r>
          </w:p>
        </w:tc>
        <w:tc>
          <w:tcPr>
            <w:tcW w:w="2725" w:type="dxa"/>
          </w:tcPr>
          <w:p w14:paraId="10616ED4" w14:textId="77777777" w:rsidR="00586260" w:rsidRDefault="00000000">
            <w:pPr>
              <w:pStyle w:val="Compact"/>
              <w:spacing w:before="0" w:after="40"/>
            </w:pPr>
            <w:r>
              <w:rPr>
                <w:sz w:val="17"/>
              </w:rPr>
              <w:t xml:space="preserve">Notificações com os quatro campos válidos simultaneamente ÷ total elegível, por sistema. Brancos, ignorados e códigos inválidos não integram o numerador.</w:t>
            </w:r>
          </w:p>
        </w:tc>
        <w:tc>
          <w:tcPr>
            <w:tcW w:w="2008" w:type="dxa"/>
          </w:tcPr>
          <w:p w14:paraId="10616ED5" w14:textId="77777777" w:rsidR="00586260" w:rsidRDefault="00000000">
            <w:pPr>
              <w:pStyle w:val="Compact"/>
              <w:spacing w:before="0" w:after="40"/>
            </w:pPr>
            <w:r>
              <w:rPr>
                <w:sz w:val="17"/>
              </w:rPr>
              <w:t xml:space="preserve">Extrações dos sistemas de notificação participantes, com dicionários e data de extração.</w:t>
            </w:r>
          </w:p>
        </w:tc>
        <w:tc>
          <w:tcPr>
            <w:tcW w:w="1721" w:type="dxa"/>
          </w:tcPr>
          <w:p w14:paraId="10616ED6" w14:textId="77777777" w:rsidR="00586260" w:rsidRDefault="00000000">
            <w:pPr>
              <w:pStyle w:val="Compact"/>
              <w:spacing w:before="0" w:after="40"/>
            </w:pPr>
            <w:r>
              <w:rPr>
                <w:sz w:val="17"/>
              </w:rPr>
              <w:t xml:space="preserve">Trimestral e consolidação anual por sistema.</w:t>
            </w:r>
          </w:p>
        </w:tc>
        <w:tc>
          <w:tcPr>
            <w:tcW w:w="2438" w:type="dxa"/>
          </w:tcPr>
          <w:p w14:paraId="10616ED7" w14:textId="77777777" w:rsidR="00586260" w:rsidRDefault="00000000">
            <w:pPr>
              <w:pStyle w:val="Compact"/>
              <w:spacing w:before="0" w:after="40"/>
            </w:pPr>
            <w:r>
              <w:rPr>
                <w:sz w:val="17"/>
              </w:rPr>
              <w:t xml:space="preserve">Não disponível na minuta.</w:t>
            </w:r>
          </w:p>
        </w:tc>
      </w:tr>
      <w:tr w:rsidR="00586260" w14:paraId="10616EE0" w14:textId="77777777" w:rsidTr="00586260">
        <w:trPr>
          <w:cantSplit/>
        </w:trPr>
        <w:tc>
          <w:tcPr>
            <w:tcW w:w="1004" w:type="dxa"/>
          </w:tcPr>
          <w:p w14:paraId="10616ED9" w14:textId="77777777" w:rsidR="00586260" w:rsidRDefault="00000000">
            <w:pPr>
              <w:pStyle w:val="Compact"/>
              <w:spacing w:before="0" w:after="40"/>
            </w:pPr>
            <w:r>
              <w:rPr>
                <w:sz w:val="17"/>
              </w:rPr>
              <w:t xml:space="preserve">A6.3-I01</w:t>
            </w:r>
          </w:p>
        </w:tc>
        <w:tc>
          <w:tcPr>
            <w:tcW w:w="2868" w:type="dxa"/>
          </w:tcPr>
          <w:p w14:paraId="10616EDA" w14:textId="77777777" w:rsidR="00586260" w:rsidRDefault="00000000">
            <w:pPr>
              <w:pStyle w:val="Compact"/>
              <w:spacing w:before="0" w:after="40"/>
            </w:pPr>
            <w:r>
              <w:rPr>
                <w:sz w:val="17"/>
              </w:rPr>
              <w:t xml:space="preserve">Percentual de casos registrados com plano de acompanhamento intersetorial definido.</w:t>
            </w:r>
          </w:p>
        </w:tc>
        <w:tc>
          <w:tcPr>
            <w:tcW w:w="1577" w:type="dxa"/>
          </w:tcPr>
          <w:p w14:paraId="10616EDB" w14:textId="77777777" w:rsidR="00586260" w:rsidRDefault="00000000">
            <w:pPr>
              <w:pStyle w:val="Compact"/>
              <w:spacing w:before="0" w:after="40"/>
            </w:pPr>
            <w:r>
              <w:rPr>
                <w:sz w:val="17"/>
              </w:rPr>
              <w:t xml:space="preserve">Resposta institucional; proporção</w:t>
            </w:r>
          </w:p>
        </w:tc>
        <w:tc>
          <w:tcPr>
            <w:tcW w:w="2725" w:type="dxa"/>
          </w:tcPr>
          <w:p w14:paraId="10616EDC" w14:textId="77777777" w:rsidR="00586260" w:rsidRDefault="00000000">
            <w:pPr>
              <w:pStyle w:val="Compact"/>
              <w:spacing w:before="0" w:after="40"/>
            </w:pPr>
            <w:r>
              <w:rPr>
                <w:sz w:val="17"/>
              </w:rPr>
              <w:t xml:space="preserve">Casos elegíveis com plano intersetorial documentado ÷ casos elegíveis da mesma coorte, com tempo de observação definido e deduplicação entre serviços.</w:t>
            </w:r>
          </w:p>
        </w:tc>
        <w:tc>
          <w:tcPr>
            <w:tcW w:w="2008" w:type="dxa"/>
          </w:tcPr>
          <w:p w14:paraId="10616EDD" w14:textId="77777777" w:rsidR="00586260" w:rsidRDefault="00000000">
            <w:pPr>
              <w:pStyle w:val="Compact"/>
              <w:spacing w:before="0" w:after="40"/>
            </w:pPr>
            <w:r>
              <w:rPr>
                <w:sz w:val="17"/>
              </w:rPr>
              <w:t xml:space="preserve">Registros de acompanhamento dos serviços e instrumento intersetorial de gestão de casos, se disponível.</w:t>
            </w:r>
          </w:p>
        </w:tc>
        <w:tc>
          <w:tcPr>
            <w:tcW w:w="1721" w:type="dxa"/>
          </w:tcPr>
          <w:p w14:paraId="10616EDE" w14:textId="77777777" w:rsidR="00586260" w:rsidRDefault="00000000">
            <w:pPr>
              <w:pStyle w:val="Compact"/>
              <w:spacing w:before="0" w:after="40"/>
            </w:pPr>
            <w:r>
              <w:rPr>
                <w:sz w:val="17"/>
              </w:rPr>
              <w:t xml:space="preserve">Trimestral, respeitado o período de observação definido.</w:t>
            </w:r>
          </w:p>
        </w:tc>
        <w:tc>
          <w:tcPr>
            <w:tcW w:w="2438" w:type="dxa"/>
          </w:tcPr>
          <w:p w14:paraId="10616EDF" w14:textId="77777777" w:rsidR="00586260" w:rsidRDefault="00000000">
            <w:pPr>
              <w:pStyle w:val="Compact"/>
              <w:spacing w:before="0" w:after="40"/>
            </w:pPr>
            <w:r>
              <w:rPr>
                <w:sz w:val="17"/>
              </w:rPr>
              <w:t xml:space="preserve">Não disponível na minuta.</w:t>
            </w:r>
          </w:p>
        </w:tc>
      </w:tr>
      <w:tr w:rsidR="00586260" w14:paraId="10616EE8" w14:textId="77777777" w:rsidTr="00586260">
        <w:trPr>
          <w:cantSplit/>
        </w:trPr>
        <w:tc>
          <w:tcPr>
            <w:tcW w:w="1004" w:type="dxa"/>
          </w:tcPr>
          <w:p w14:paraId="10616EE1" w14:textId="77777777" w:rsidR="00586260" w:rsidRDefault="00000000">
            <w:pPr>
              <w:pStyle w:val="Compact"/>
              <w:spacing w:before="0" w:after="40"/>
            </w:pPr>
            <w:r>
              <w:rPr>
                <w:sz w:val="17"/>
              </w:rPr>
              <w:t xml:space="preserve">A6.4-I01</w:t>
            </w:r>
          </w:p>
        </w:tc>
        <w:tc>
          <w:tcPr>
            <w:tcW w:w="2868" w:type="dxa"/>
          </w:tcPr>
          <w:p w14:paraId="10616EE2" w14:textId="77777777" w:rsidR="00586260" w:rsidRDefault="00000000">
            <w:pPr>
              <w:pStyle w:val="Compact"/>
              <w:spacing w:before="0" w:after="40"/>
            </w:pPr>
            <w:r>
              <w:rPr>
                <w:sz w:val="17"/>
              </w:rPr>
              <w:t xml:space="preserve">Número de notificações de violências registradas na rede intersetorial contra crianças de 0 a 6 anos, por raça/cor e território.</w:t>
            </w:r>
          </w:p>
        </w:tc>
        <w:tc>
          <w:tcPr>
            <w:tcW w:w="1577" w:type="dxa"/>
          </w:tcPr>
          <w:p w14:paraId="10616EE3" w14:textId="77777777" w:rsidR="00586260" w:rsidRDefault="00000000">
            <w:pPr>
              <w:pStyle w:val="Compact"/>
              <w:spacing w:before="0" w:after="40"/>
            </w:pPr>
            <w:r>
              <w:rPr>
                <w:sz w:val="17"/>
              </w:rPr>
              <w:t xml:space="preserve">Demanda identificada; contagem de registros</w:t>
            </w:r>
          </w:p>
        </w:tc>
        <w:tc>
          <w:tcPr>
            <w:tcW w:w="2725" w:type="dxa"/>
          </w:tcPr>
          <w:p w14:paraId="10616EE4" w14:textId="77777777" w:rsidR="00586260" w:rsidRDefault="00000000">
            <w:pPr>
              <w:pStyle w:val="Compact"/>
              <w:spacing w:before="0" w:after="40"/>
            </w:pPr>
            <w:r>
              <w:rPr>
                <w:sz w:val="17"/>
              </w:rPr>
              <w:t xml:space="preserve">Contagem de notificações elegíveis, deduplicadas dentro de cada sistema. Sem vinculação confiável entre sistemas, apresentação separada, sem soma intersetorial.</w:t>
            </w:r>
          </w:p>
        </w:tc>
        <w:tc>
          <w:tcPr>
            <w:tcW w:w="2008" w:type="dxa"/>
          </w:tcPr>
          <w:p w14:paraId="10616EE5" w14:textId="77777777" w:rsidR="00586260" w:rsidRDefault="00000000">
            <w:pPr>
              <w:pStyle w:val="Compact"/>
              <w:spacing w:before="0" w:after="40"/>
            </w:pPr>
            <w:r>
              <w:rPr>
                <w:sz w:val="17"/>
              </w:rPr>
              <w:t xml:space="preserve">SINAN e demais sistemas participantes, cada qual com dicionário e data de extração.</w:t>
            </w:r>
          </w:p>
        </w:tc>
        <w:tc>
          <w:tcPr>
            <w:tcW w:w="1721" w:type="dxa"/>
          </w:tcPr>
          <w:p w14:paraId="10616EE6" w14:textId="77777777" w:rsidR="00586260" w:rsidRDefault="00000000">
            <w:pPr>
              <w:pStyle w:val="Compact"/>
              <w:spacing w:before="0" w:after="40"/>
            </w:pPr>
            <w:r>
              <w:rPr>
                <w:sz w:val="17"/>
              </w:rPr>
              <w:t xml:space="preserve">Anual, com atualização de séries identificada.</w:t>
            </w:r>
          </w:p>
        </w:tc>
        <w:tc>
          <w:tcPr>
            <w:tcW w:w="2438" w:type="dxa"/>
          </w:tcPr>
          <w:p w14:paraId="10616EE7" w14:textId="77777777" w:rsidR="00586260" w:rsidRDefault="00000000">
            <w:pPr>
              <w:pStyle w:val="Compact"/>
              <w:spacing w:before="0" w:after="40"/>
            </w:pPr>
            <w:r>
              <w:rPr>
                <w:sz w:val="17"/>
              </w:rPr>
              <w:t xml:space="preserve">Linha de base não disponível para 0 a 6 anos por raça/cor e território. Contexto: SINAN 2025: 2.301 notificações de crianças com menos de cinco anos (622 de menores de um ano e 1.679 de um a quatro anos), sem raça/cor específica para essa idade.</w:t>
            </w:r>
          </w:p>
        </w:tc>
      </w:tr>
      <w:tr w:rsidR="00586260" w14:paraId="10616EF0" w14:textId="77777777" w:rsidTr="00586260">
        <w:trPr>
          <w:cantSplit/>
        </w:trPr>
        <w:tc>
          <w:tcPr>
            <w:tcW w:w="1004" w:type="dxa"/>
          </w:tcPr>
          <w:p w14:paraId="10616EE9" w14:textId="77777777" w:rsidR="00586260" w:rsidRDefault="00000000">
            <w:pPr>
              <w:pStyle w:val="Compact"/>
              <w:spacing w:before="0" w:after="40"/>
            </w:pPr>
            <w:r>
              <w:rPr>
                <w:sz w:val="17"/>
              </w:rPr>
              <w:t xml:space="preserve">A6.4-I02</w:t>
            </w:r>
          </w:p>
        </w:tc>
        <w:tc>
          <w:tcPr>
            <w:tcW w:w="2868" w:type="dxa"/>
          </w:tcPr>
          <w:p w14:paraId="10616EEA" w14:textId="77777777" w:rsidR="00586260" w:rsidRDefault="00000000">
            <w:pPr>
              <w:pStyle w:val="Compact"/>
              <w:spacing w:before="0" w:after="40"/>
            </w:pPr>
            <w:r>
              <w:rPr>
                <w:sz w:val="17"/>
              </w:rPr>
              <w:t xml:space="preserve">Percentual de notificações de violências registradas na rede intersetorial contra crianças de 0 a 6 anos por raça/cor.</w:t>
            </w:r>
          </w:p>
        </w:tc>
        <w:tc>
          <w:tcPr>
            <w:tcW w:w="1577" w:type="dxa"/>
          </w:tcPr>
          <w:p w14:paraId="10616EEB" w14:textId="77777777" w:rsidR="00586260" w:rsidRDefault="00000000">
            <w:pPr>
              <w:pStyle w:val="Compact"/>
              <w:spacing w:before="0" w:after="40"/>
            </w:pPr>
            <w:r>
              <w:rPr>
                <w:sz w:val="17"/>
              </w:rPr>
              <w:t xml:space="preserve">Composição racial dos registros; proporção</w:t>
            </w:r>
          </w:p>
        </w:tc>
        <w:tc>
          <w:tcPr>
            <w:tcW w:w="2725" w:type="dxa"/>
          </w:tcPr>
          <w:p w14:paraId="10616EEC" w14:textId="77777777" w:rsidR="00586260" w:rsidRDefault="00000000">
            <w:pPr>
              <w:pStyle w:val="Compact"/>
              <w:spacing w:before="0" w:after="40"/>
            </w:pPr>
            <w:r>
              <w:rPr>
                <w:sz w:val="17"/>
              </w:rPr>
              <w:t xml:space="preserve">Notificações de cada categoria racial ÷ total elegível, incluindo ignorados. Mesma idade, fonte e período; composição dos registros, não risco populacional.</w:t>
            </w:r>
          </w:p>
        </w:tc>
        <w:tc>
          <w:tcPr>
            <w:tcW w:w="2008" w:type="dxa"/>
          </w:tcPr>
          <w:p w14:paraId="10616EED" w14:textId="77777777" w:rsidR="00586260" w:rsidRDefault="00000000">
            <w:pPr>
              <w:pStyle w:val="Compact"/>
              <w:spacing w:before="0" w:after="40"/>
            </w:pPr>
            <w:r>
              <w:rPr>
                <w:sz w:val="17"/>
              </w:rPr>
              <w:t xml:space="preserve">Mesmas extrações da contagem, com o mesmo recorte e data.</w:t>
            </w:r>
          </w:p>
        </w:tc>
        <w:tc>
          <w:tcPr>
            <w:tcW w:w="1721" w:type="dxa"/>
          </w:tcPr>
          <w:p w14:paraId="10616EEE" w14:textId="77777777" w:rsidR="00586260" w:rsidRDefault="00000000">
            <w:pPr>
              <w:pStyle w:val="Compact"/>
              <w:spacing w:before="0" w:after="40"/>
            </w:pPr>
            <w:r>
              <w:rPr>
                <w:sz w:val="17"/>
              </w:rPr>
              <w:t xml:space="preserve">Anual.</w:t>
            </w:r>
          </w:p>
        </w:tc>
        <w:tc>
          <w:tcPr>
            <w:tcW w:w="2438" w:type="dxa"/>
          </w:tcPr>
          <w:p w14:paraId="10616EEF" w14:textId="77777777" w:rsidR="00586260" w:rsidRDefault="00000000">
            <w:pPr>
              <w:pStyle w:val="Compact"/>
              <w:spacing w:before="0" w:after="40"/>
            </w:pPr>
            <w:r>
              <w:rPr>
                <w:sz w:val="17"/>
              </w:rPr>
              <w:t xml:space="preserve">Linha de base não disponível para 0 a 6 anos. Contexto: 73% das notificações de crianças de até nove anos referem-se à população negra (SINAN 2025); não há percentual específico para 0 a 6 anos.</w:t>
            </w:r>
          </w:p>
        </w:tc>
      </w:tr>
      <w:tr w:rsidR="00586260" w14:paraId="10616EF8" w14:textId="77777777" w:rsidTr="00586260">
        <w:trPr>
          <w:cantSplit/>
        </w:trPr>
        <w:tc>
          <w:tcPr>
            <w:tcW w:w="1004" w:type="dxa"/>
          </w:tcPr>
          <w:p w14:paraId="10616EF1" w14:textId="77777777" w:rsidR="00586260" w:rsidRDefault="00000000">
            <w:pPr>
              <w:pStyle w:val="Compact"/>
              <w:spacing w:before="0" w:after="40"/>
            </w:pPr>
            <w:r>
              <w:rPr>
                <w:sz w:val="17"/>
              </w:rPr>
              <w:t xml:space="preserve">A6.4-I03</w:t>
            </w:r>
          </w:p>
        </w:tc>
        <w:tc>
          <w:tcPr>
            <w:tcW w:w="2868" w:type="dxa"/>
          </w:tcPr>
          <w:p w14:paraId="10616EF2" w14:textId="77777777" w:rsidR="00586260" w:rsidRDefault="00000000">
            <w:pPr>
              <w:pStyle w:val="Compact"/>
              <w:spacing w:before="0" w:after="40"/>
            </w:pPr>
            <w:r>
              <w:rPr>
                <w:sz w:val="17"/>
              </w:rPr>
              <w:t xml:space="preserve">Quantidade de boletins periódicos de monitoramento publicados.</w:t>
            </w:r>
          </w:p>
        </w:tc>
        <w:tc>
          <w:tcPr>
            <w:tcW w:w="1577" w:type="dxa"/>
          </w:tcPr>
          <w:p w14:paraId="10616EF3" w14:textId="77777777" w:rsidR="00586260" w:rsidRDefault="00000000">
            <w:pPr>
              <w:pStyle w:val="Compact"/>
              <w:spacing w:before="0" w:after="40"/>
            </w:pPr>
            <w:r>
              <w:rPr>
                <w:sz w:val="17"/>
              </w:rPr>
              <w:t xml:space="preserve">Transparência; contagem de produtos</w:t>
            </w:r>
          </w:p>
        </w:tc>
        <w:tc>
          <w:tcPr>
            <w:tcW w:w="2725" w:type="dxa"/>
          </w:tcPr>
          <w:p w14:paraId="10616EF4" w14:textId="77777777" w:rsidR="00586260" w:rsidRDefault="00000000">
            <w:pPr>
              <w:pStyle w:val="Compact"/>
              <w:spacing w:before="0" w:after="40"/>
            </w:pPr>
            <w:r>
              <w:rPr>
                <w:sz w:val="17"/>
              </w:rPr>
              <w:t xml:space="preserve">Contagem de edições distintas publicadas com data, acesso, recortes e fontes. Correção de uma edição não constitui novo boletim.</w:t>
            </w:r>
          </w:p>
        </w:tc>
        <w:tc>
          <w:tcPr>
            <w:tcW w:w="2008" w:type="dxa"/>
          </w:tcPr>
          <w:p w14:paraId="10616EF5" w14:textId="77777777" w:rsidR="00586260" w:rsidRDefault="00000000">
            <w:pPr>
              <w:pStyle w:val="Compact"/>
              <w:spacing w:before="0" w:after="40"/>
            </w:pPr>
            <w:r>
              <w:rPr>
                <w:sz w:val="17"/>
              </w:rPr>
              <w:t xml:space="preserve">Repositório público e registro editorial dos boletins.</w:t>
            </w:r>
          </w:p>
        </w:tc>
        <w:tc>
          <w:tcPr>
            <w:tcW w:w="1721" w:type="dxa"/>
          </w:tcPr>
          <w:p w14:paraId="10616EF6" w14:textId="77777777" w:rsidR="00586260" w:rsidRDefault="00000000">
            <w:pPr>
              <w:pStyle w:val="Compact"/>
              <w:spacing w:before="0" w:after="40"/>
            </w:pPr>
            <w:r>
              <w:rPr>
                <w:sz w:val="17"/>
              </w:rPr>
              <w:t xml:space="preserve">Anual.</w:t>
            </w:r>
          </w:p>
        </w:tc>
        <w:tc>
          <w:tcPr>
            <w:tcW w:w="2438" w:type="dxa"/>
          </w:tcPr>
          <w:p w14:paraId="10616EF7" w14:textId="77777777" w:rsidR="00586260" w:rsidRDefault="00000000">
            <w:pPr>
              <w:pStyle w:val="Compact"/>
              <w:spacing w:before="0" w:after="40"/>
            </w:pPr>
            <w:r>
              <w:rPr>
                <w:sz w:val="17"/>
              </w:rPr>
              <w:t xml:space="preserve">Não disponível na minuta.</w:t>
            </w:r>
          </w:p>
        </w:tc>
      </w:tr>
      <w:tr w:rsidR="00586260" w14:paraId="10616F00" w14:textId="77777777" w:rsidTr="00586260">
        <w:trPr>
          <w:cantSplit/>
        </w:trPr>
        <w:tc>
          <w:tcPr>
            <w:tcW w:w="1004" w:type="dxa"/>
          </w:tcPr>
          <w:p w14:paraId="10616EF9" w14:textId="77777777" w:rsidR="00586260" w:rsidRDefault="00000000">
            <w:pPr>
              <w:pStyle w:val="Compact"/>
              <w:spacing w:before="0" w:after="40"/>
            </w:pPr>
            <w:r>
              <w:rPr>
                <w:sz w:val="17"/>
              </w:rPr>
              <w:t xml:space="preserve">A4.6-I01</w:t>
            </w:r>
          </w:p>
        </w:tc>
        <w:tc>
          <w:tcPr>
            <w:tcW w:w="2868" w:type="dxa"/>
          </w:tcPr>
          <w:p w14:paraId="10616EFA" w14:textId="77777777" w:rsidR="00586260" w:rsidRDefault="00000000">
            <w:pPr>
              <w:pStyle w:val="Compact"/>
              <w:spacing w:before="0" w:after="40"/>
            </w:pPr>
            <w:r>
              <w:rPr>
                <w:sz w:val="17"/>
              </w:rPr>
              <w:t xml:space="preserve">Percentual de crianças da população de referência pactuada com acompanhamento nutricional registrado no SISVAN no período, por idade, raça/cor e território; medida de cobertura de acompanhamento, não de segurança alimentar familiar.</w:t>
            </w:r>
          </w:p>
        </w:tc>
        <w:tc>
          <w:tcPr>
            <w:tcW w:w="1577" w:type="dxa"/>
          </w:tcPr>
          <w:p w14:paraId="10616EFB" w14:textId="77777777" w:rsidR="00586260" w:rsidRDefault="00000000">
            <w:pPr>
              <w:pStyle w:val="Compact"/>
              <w:spacing w:before="0" w:after="40"/>
            </w:pPr>
            <w:r>
              <w:rPr>
                <w:sz w:val="17"/>
              </w:rPr>
              <w:t xml:space="preserve">Cobertura de acompanhamento nutricional</w:t>
            </w:r>
          </w:p>
        </w:tc>
        <w:tc>
          <w:tcPr>
            <w:tcW w:w="2725" w:type="dxa"/>
          </w:tcPr>
          <w:p w14:paraId="10616EFC" w14:textId="77777777" w:rsidR="00586260" w:rsidRDefault="00000000">
            <w:pPr>
              <w:pStyle w:val="Compact"/>
              <w:spacing w:before="0" w:after="40"/>
            </w:pPr>
            <w:r>
              <w:rPr>
                <w:sz w:val="17"/>
              </w:rPr>
              <w:t xml:space="preserve">Crianças únicas com registro nutricional válido ÷ população correspondente. Se a referência for cadastro, identificar cobertura cadastral, sem generalizar para toda a população.</w:t>
            </w:r>
          </w:p>
        </w:tc>
        <w:tc>
          <w:tcPr>
            <w:tcW w:w="2008" w:type="dxa"/>
          </w:tcPr>
          <w:p w14:paraId="10616EFD" w14:textId="77777777" w:rsidR="00586260" w:rsidRDefault="00000000">
            <w:pPr>
              <w:pStyle w:val="Compact"/>
              <w:spacing w:before="0" w:after="40"/>
            </w:pPr>
            <w:r>
              <w:rPr>
                <w:sz w:val="17"/>
              </w:rPr>
              <w:t xml:space="preserve">SISVAN ou extração municipal validada e denominador demográfico compatível.</w:t>
            </w:r>
          </w:p>
        </w:tc>
        <w:tc>
          <w:tcPr>
            <w:tcW w:w="1721" w:type="dxa"/>
          </w:tcPr>
          <w:p w14:paraId="10616EFE" w14:textId="77777777" w:rsidR="00586260" w:rsidRDefault="00000000">
            <w:pPr>
              <w:pStyle w:val="Compact"/>
              <w:spacing w:before="0" w:after="40"/>
            </w:pPr>
            <w:r>
              <w:rPr>
                <w:sz w:val="17"/>
              </w:rPr>
              <w:t xml:space="preserve">Anual.</w:t>
            </w:r>
          </w:p>
        </w:tc>
        <w:tc>
          <w:tcPr>
            <w:tcW w:w="2438" w:type="dxa"/>
          </w:tcPr>
          <w:p w14:paraId="10616EFF" w14:textId="77777777" w:rsidR="00586260" w:rsidRDefault="00000000">
            <w:pPr>
              <w:pStyle w:val="Compact"/>
              <w:spacing w:before="0" w:after="40"/>
            </w:pPr>
            <w:r>
              <w:rPr>
                <w:sz w:val="17"/>
              </w:rPr>
              <w:t xml:space="preserve">Não adotada. Séries do SISVAN disponibilizadas pelo IPP apresentam inconsistências.</w:t>
            </w:r>
          </w:p>
        </w:tc>
      </w:tr>
      <w:tr w:rsidR="00586260" w14:paraId="10616F08" w14:textId="77777777" w:rsidTr="00586260">
        <w:trPr>
          <w:cantSplit/>
        </w:trPr>
        <w:tc>
          <w:tcPr>
            <w:tcW w:w="1004" w:type="dxa"/>
          </w:tcPr>
          <w:p w14:paraId="10616F01" w14:textId="77777777" w:rsidR="00586260" w:rsidRDefault="00000000">
            <w:pPr>
              <w:pStyle w:val="Compact"/>
              <w:spacing w:before="0" w:after="40"/>
            </w:pPr>
            <w:r>
              <w:rPr>
                <w:sz w:val="17"/>
              </w:rPr>
              <w:t xml:space="preserve">A4.4-I01</w:t>
            </w:r>
          </w:p>
        </w:tc>
        <w:tc>
          <w:tcPr>
            <w:tcW w:w="2868" w:type="dxa"/>
          </w:tcPr>
          <w:p w14:paraId="10616F02" w14:textId="77777777" w:rsidR="00586260" w:rsidRDefault="00000000">
            <w:pPr>
              <w:pStyle w:val="Compact"/>
              <w:spacing w:before="0" w:after="40"/>
            </w:pPr>
            <w:r>
              <w:rPr>
                <w:sz w:val="17"/>
              </w:rPr>
              <w:t xml:space="preserve">Cobertura de acompanhamento de puericultura até os dois anos, com critérios de elegibilidade e consultas definidos pela SMS, por raça/cor e território.</w:t>
            </w:r>
          </w:p>
        </w:tc>
        <w:tc>
          <w:tcPr>
            <w:tcW w:w="1577" w:type="dxa"/>
          </w:tcPr>
          <w:p w14:paraId="10616F03" w14:textId="77777777" w:rsidR="00586260" w:rsidRDefault="00000000">
            <w:pPr>
              <w:pStyle w:val="Compact"/>
              <w:spacing w:before="0" w:after="40"/>
            </w:pPr>
            <w:r>
              <w:rPr>
                <w:sz w:val="17"/>
              </w:rPr>
              <w:t xml:space="preserve">Cobertura de acompanhamento do desenvolvimento</w:t>
            </w:r>
          </w:p>
        </w:tc>
        <w:tc>
          <w:tcPr>
            <w:tcW w:w="2725" w:type="dxa"/>
          </w:tcPr>
          <w:p w14:paraId="10616F04" w14:textId="77777777" w:rsidR="00586260" w:rsidRDefault="00000000">
            <w:pPr>
              <w:pStyle w:val="Compact"/>
              <w:spacing w:before="0" w:after="40"/>
            </w:pPr>
            <w:r>
              <w:rPr>
                <w:sz w:val="17"/>
              </w:rPr>
              <w:t xml:space="preserve">Crianças com acompanhamento conforme critérios por idade ÷ crianças elegíveis da mesma coorte. Critérios e fechamento a definir pela SMS.</w:t>
            </w:r>
          </w:p>
        </w:tc>
        <w:tc>
          <w:tcPr>
            <w:tcW w:w="2008" w:type="dxa"/>
          </w:tcPr>
          <w:p w14:paraId="10616F05" w14:textId="77777777" w:rsidR="00586260" w:rsidRDefault="00000000">
            <w:pPr>
              <w:pStyle w:val="Compact"/>
              <w:spacing w:before="0" w:after="40"/>
            </w:pPr>
            <w:r>
              <w:rPr>
                <w:sz w:val="17"/>
              </w:rPr>
              <w:t xml:space="preserve">Prontuário de puericultura e base de crianças residentes, vinculados quando disponíveis.</w:t>
            </w:r>
          </w:p>
        </w:tc>
        <w:tc>
          <w:tcPr>
            <w:tcW w:w="1721" w:type="dxa"/>
          </w:tcPr>
          <w:p w14:paraId="10616F06" w14:textId="77777777" w:rsidR="00586260" w:rsidRDefault="00000000">
            <w:pPr>
              <w:pStyle w:val="Compact"/>
              <w:spacing w:before="0" w:after="40"/>
            </w:pPr>
            <w:r>
              <w:rPr>
                <w:sz w:val="17"/>
              </w:rPr>
              <w:t xml:space="preserve">Anual por coorte, com acompanhamento intermediário por idade.</w:t>
            </w:r>
          </w:p>
        </w:tc>
        <w:tc>
          <w:tcPr>
            <w:tcW w:w="2438" w:type="dxa"/>
          </w:tcPr>
          <w:p w14:paraId="10616F07" w14:textId="77777777" w:rsidR="00586260" w:rsidRDefault="00000000">
            <w:pPr>
              <w:pStyle w:val="Compact"/>
              <w:spacing w:before="0" w:after="40"/>
            </w:pPr>
            <w:r>
              <w:rPr>
                <w:sz w:val="17"/>
              </w:rPr>
              <w:t xml:space="preserve">Não disponível na minuta.</w:t>
            </w:r>
          </w:p>
        </w:tc>
      </w:tr>
      <w:tr w:rsidR="00586260" w14:paraId="10616F10" w14:textId="77777777" w:rsidTr="00586260">
        <w:trPr>
          <w:cantSplit/>
        </w:trPr>
        <w:tc>
          <w:tcPr>
            <w:tcW w:w="1004" w:type="dxa"/>
          </w:tcPr>
          <w:p w14:paraId="10616F09" w14:textId="77777777" w:rsidR="00586260" w:rsidRDefault="00000000">
            <w:pPr>
              <w:pStyle w:val="Compact"/>
              <w:spacing w:before="0" w:after="40"/>
            </w:pPr>
            <w:r>
              <w:rPr>
                <w:sz w:val="17"/>
              </w:rPr>
              <w:t xml:space="preserve">A4.4-I02</w:t>
            </w:r>
          </w:p>
        </w:tc>
        <w:tc>
          <w:tcPr>
            <w:tcW w:w="2868" w:type="dxa"/>
          </w:tcPr>
          <w:p w14:paraId="10616F0A" w14:textId="77777777" w:rsidR="00586260" w:rsidRDefault="00000000">
            <w:pPr>
              <w:pStyle w:val="Compact"/>
              <w:spacing w:before="0" w:after="40"/>
            </w:pPr>
            <w:r>
              <w:rPr>
                <w:sz w:val="17"/>
              </w:rPr>
              <w:t xml:space="preserve">Número de crianças com pelo menos nove registros de peso e altura até os dois anos de vida; critério herdado do original, sujeito à validação pela SMS.</w:t>
            </w:r>
          </w:p>
        </w:tc>
        <w:tc>
          <w:tcPr>
            <w:tcW w:w="1577" w:type="dxa"/>
          </w:tcPr>
          <w:p w14:paraId="10616F0B" w14:textId="77777777" w:rsidR="00586260" w:rsidRDefault="00000000">
            <w:pPr>
              <w:pStyle w:val="Compact"/>
              <w:spacing w:before="0" w:after="40"/>
            </w:pPr>
            <w:r>
              <w:rPr>
                <w:sz w:val="17"/>
              </w:rPr>
              <w:t xml:space="preserve">Acompanhamento antropométrico; contagem</w:t>
            </w:r>
          </w:p>
        </w:tc>
        <w:tc>
          <w:tcPr>
            <w:tcW w:w="2725" w:type="dxa"/>
          </w:tcPr>
          <w:p w14:paraId="10616F0C" w14:textId="77777777" w:rsidR="00586260" w:rsidRDefault="00000000">
            <w:pPr>
              <w:pStyle w:val="Compact"/>
              <w:spacing w:before="0" w:after="40"/>
            </w:pPr>
            <w:r>
              <w:rPr>
                <w:sz w:val="17"/>
              </w:rPr>
              <w:t xml:space="preserve">Contagem de crianças com nove ocasiões distintas de peso e altura até dois anos, em coorte encerrada. Parâmetro herdado a validar pela SMS.</w:t>
            </w:r>
          </w:p>
        </w:tc>
        <w:tc>
          <w:tcPr>
            <w:tcW w:w="2008" w:type="dxa"/>
          </w:tcPr>
          <w:p w14:paraId="10616F0D" w14:textId="77777777" w:rsidR="00586260" w:rsidRDefault="00000000">
            <w:pPr>
              <w:pStyle w:val="Compact"/>
              <w:spacing w:before="0" w:after="40"/>
            </w:pPr>
            <w:r>
              <w:rPr>
                <w:sz w:val="17"/>
              </w:rPr>
              <w:t xml:space="preserve">Prontuário de acompanhamento infantil/SISVAN municipal com datas das medidas.</w:t>
            </w:r>
          </w:p>
        </w:tc>
        <w:tc>
          <w:tcPr>
            <w:tcW w:w="1721" w:type="dxa"/>
          </w:tcPr>
          <w:p w14:paraId="10616F0E" w14:textId="77777777" w:rsidR="00586260" w:rsidRDefault="00000000">
            <w:pPr>
              <w:pStyle w:val="Compact"/>
              <w:spacing w:before="0" w:after="40"/>
            </w:pPr>
            <w:r>
              <w:rPr>
                <w:sz w:val="17"/>
              </w:rPr>
              <w:t xml:space="preserve">Anual por coorte encerrada.</w:t>
            </w:r>
          </w:p>
        </w:tc>
        <w:tc>
          <w:tcPr>
            <w:tcW w:w="2438" w:type="dxa"/>
          </w:tcPr>
          <w:p w14:paraId="10616F0F" w14:textId="77777777" w:rsidR="00586260" w:rsidRDefault="00000000">
            <w:pPr>
              <w:pStyle w:val="Compact"/>
              <w:spacing w:before="0" w:after="40"/>
            </w:pPr>
            <w:r>
              <w:rPr>
                <w:sz w:val="17"/>
              </w:rPr>
              <w:t xml:space="preserve">Não disponível na minuta.</w:t>
            </w:r>
          </w:p>
        </w:tc>
      </w:tr>
      <w:tr w:rsidR="00586260" w14:paraId="10616F18" w14:textId="77777777" w:rsidTr="00586260">
        <w:trPr>
          <w:cantSplit/>
        </w:trPr>
        <w:tc>
          <w:tcPr>
            <w:tcW w:w="1004" w:type="dxa"/>
          </w:tcPr>
          <w:p w14:paraId="10616F11" w14:textId="77777777" w:rsidR="00586260" w:rsidRDefault="00000000">
            <w:pPr>
              <w:pStyle w:val="Compact"/>
              <w:spacing w:before="0" w:after="40"/>
            </w:pPr>
            <w:r>
              <w:rPr>
                <w:sz w:val="17"/>
              </w:rPr>
              <w:t xml:space="preserve">A1.1-I01</w:t>
            </w:r>
          </w:p>
        </w:tc>
        <w:tc>
          <w:tcPr>
            <w:tcW w:w="2868" w:type="dxa"/>
          </w:tcPr>
          <w:p w14:paraId="10616F12" w14:textId="77777777" w:rsidR="00586260" w:rsidRDefault="00000000">
            <w:pPr>
              <w:pStyle w:val="Compact"/>
              <w:spacing w:before="0" w:after="40"/>
            </w:pPr>
            <w:r>
              <w:rPr>
                <w:sz w:val="17"/>
              </w:rPr>
              <w:t xml:space="preserve">Número de praças, parquinhos e áreas verdes acessíveis para crianças de 0 a 6 anos, considerando critérios de sombreamento, conforto térmico, acessibilidade e segurança, em territórios prioritários.</w:t>
            </w:r>
          </w:p>
        </w:tc>
        <w:tc>
          <w:tcPr>
            <w:tcW w:w="1577" w:type="dxa"/>
          </w:tcPr>
          <w:p w14:paraId="10616F13" w14:textId="77777777" w:rsidR="00586260" w:rsidRDefault="00000000">
            <w:pPr>
              <w:pStyle w:val="Compact"/>
              <w:spacing w:before="0" w:after="40"/>
            </w:pPr>
            <w:r>
              <w:rPr>
                <w:sz w:val="17"/>
              </w:rPr>
              <w:t xml:space="preserve">Oferta territorial; estoque de espaços</w:t>
            </w:r>
          </w:p>
        </w:tc>
        <w:tc>
          <w:tcPr>
            <w:tcW w:w="2725" w:type="dxa"/>
          </w:tcPr>
          <w:p w14:paraId="10616F14" w14:textId="77777777" w:rsidR="00586260" w:rsidRDefault="00000000">
            <w:pPr>
              <w:pStyle w:val="Compact"/>
              <w:spacing w:before="0" w:after="40"/>
            </w:pPr>
            <w:r>
              <w:rPr>
                <w:sz w:val="17"/>
              </w:rPr>
              <w:t xml:space="preserve">Contagem de espaços distintos em funcionamento que atendam aos critérios de adequação definidos. Parquinho integrado ao mesmo equipamento não gera dupla contagem.</w:t>
            </w:r>
          </w:p>
        </w:tc>
        <w:tc>
          <w:tcPr>
            <w:tcW w:w="2008" w:type="dxa"/>
          </w:tcPr>
          <w:p w14:paraId="10616F15" w14:textId="77777777" w:rsidR="00586260" w:rsidRDefault="00000000">
            <w:pPr>
              <w:pStyle w:val="Compact"/>
              <w:spacing w:before="0" w:after="40"/>
            </w:pPr>
            <w:commentRangeStart w:id="71"/>
            <w:commentRangeStart w:id="127"/>
            <w:r>
              <w:rPr>
                <w:sz w:val="17"/>
              </w:rPr>
              <w:t xml:space="preserve">Cadastro territorial e vistorias dos órgãos responsáveis pelos espaços, com apoio cartográfico do IPP quando disponível.</w:t>
            </w:r>
            <w:commentRangeEnd w:id="71"/>
            <w:r>
              <w:rPr>
                <w:rStyle w:val="Refdecomentrio"/>
                <w:sz w:val="21"/>
                <w:szCs w:val="24"/>
              </w:rPr>
              <w:commentReference w:id="71"/>
            </w:r>
            <w:commentRangeEnd w:id="127"/>
            <w:r>
              <w:commentReference w:id="127"/>
            </w:r>
          </w:p>
        </w:tc>
        <w:tc>
          <w:tcPr>
            <w:tcW w:w="1721" w:type="dxa"/>
          </w:tcPr>
          <w:p w14:paraId="10616F16" w14:textId="77777777" w:rsidR="00586260" w:rsidRDefault="00000000">
            <w:pPr>
              <w:pStyle w:val="Compact"/>
              <w:spacing w:before="0" w:after="40"/>
            </w:pPr>
            <w:r>
              <w:rPr>
                <w:sz w:val="17"/>
              </w:rPr>
              <w:t xml:space="preserve">Anual, na mesma estação/período de vistoria quando isso afetar a comparação.</w:t>
            </w:r>
          </w:p>
        </w:tc>
        <w:tc>
          <w:tcPr>
            <w:tcW w:w="2438" w:type="dxa"/>
          </w:tcPr>
          <w:p w14:paraId="10616F17" w14:textId="77777777" w:rsidR="00586260" w:rsidRDefault="00000000">
            <w:pPr>
              <w:pStyle w:val="Compact"/>
              <w:spacing w:before="0" w:after="40"/>
            </w:pPr>
            <w:r>
              <w:rPr>
                <w:sz w:val="17"/>
              </w:rPr>
              <w:t xml:space="preserve">Não disponível na minuta.</w:t>
            </w:r>
          </w:p>
        </w:tc>
      </w:tr>
      <w:tr w:rsidR="00586260" w14:paraId="10616F20" w14:textId="77777777" w:rsidTr="00586260">
        <w:trPr>
          <w:cantSplit/>
        </w:trPr>
        <w:tc>
          <w:tcPr>
            <w:tcW w:w="1004" w:type="dxa"/>
          </w:tcPr>
          <w:p w14:paraId="10616F19" w14:textId="77777777" w:rsidR="00586260" w:rsidRDefault="00000000">
            <w:pPr>
              <w:pStyle w:val="Compact"/>
              <w:spacing w:before="0" w:after="40"/>
            </w:pPr>
            <w:r>
              <w:rPr>
                <w:sz w:val="17"/>
              </w:rPr>
              <w:t xml:space="preserve">A1.4a-I01</w:t>
            </w:r>
          </w:p>
        </w:tc>
        <w:tc>
          <w:tcPr>
            <w:tcW w:w="2868" w:type="dxa"/>
          </w:tcPr>
          <w:p w14:paraId="10616F1A" w14:textId="77777777" w:rsidR="00586260" w:rsidRDefault="00000000">
            <w:pPr>
              <w:pStyle w:val="Compact"/>
              <w:spacing w:before="0" w:after="40"/>
            </w:pPr>
            <w:r>
              <w:rPr>
                <w:sz w:val="17"/>
              </w:rPr>
              <w:t xml:space="preserve">Percentual de crianças de 0 a 6 anos em territórios prioritários expostas a risco climático alto (alagamento, deslizamento, ilha de calor), conforme mapeamento municipal, com recortes raciais quando disponíveis.</w:t>
            </w:r>
          </w:p>
        </w:tc>
        <w:tc>
          <w:tcPr>
            <w:tcW w:w="1577" w:type="dxa"/>
          </w:tcPr>
          <w:p w14:paraId="10616F1B" w14:textId="77777777" w:rsidR="00586260" w:rsidRDefault="00000000">
            <w:pPr>
              <w:pStyle w:val="Compact"/>
              <w:spacing w:before="0" w:after="40"/>
            </w:pPr>
            <w:r>
              <w:rPr>
                <w:sz w:val="17"/>
              </w:rPr>
              <w:t xml:space="preserve">Condição territorial de exposição</w:t>
            </w:r>
          </w:p>
        </w:tc>
        <w:tc>
          <w:tcPr>
            <w:tcW w:w="2725" w:type="dxa"/>
          </w:tcPr>
          <w:p w14:paraId="10616F1C" w14:textId="77777777" w:rsidR="00586260" w:rsidRDefault="00000000">
            <w:pPr>
              <w:pStyle w:val="Compact"/>
              <w:spacing w:before="0" w:after="40"/>
            </w:pPr>
            <w:r>
              <w:rPr>
                <w:sz w:val="17"/>
              </w:rPr>
              <w:t xml:space="preserve">Crianças residentes em áreas de risco alto ÷ crianças do universo territorial avaliado. Uma criança exposta a vários riscos entra uma vez; mapas e períodos compatíveis.</w:t>
            </w:r>
          </w:p>
        </w:tc>
        <w:tc>
          <w:tcPr>
            <w:tcW w:w="2008" w:type="dxa"/>
          </w:tcPr>
          <w:p w14:paraId="10616F1D" w14:textId="77777777" w:rsidR="00586260" w:rsidRDefault="00000000">
            <w:pPr>
              <w:pStyle w:val="Compact"/>
              <w:spacing w:before="0" w:after="40"/>
            </w:pPr>
            <w:r>
              <w:rPr>
                <w:sz w:val="17"/>
              </w:rPr>
              <w:t xml:space="preserve">Mapas municipais de risco e base demográfica georreferenciada; metodologias e compatibilidade espacial a conferir.</w:t>
            </w:r>
          </w:p>
        </w:tc>
        <w:tc>
          <w:tcPr>
            <w:tcW w:w="1721" w:type="dxa"/>
          </w:tcPr>
          <w:p w14:paraId="10616F1E" w14:textId="77777777" w:rsidR="00586260" w:rsidRDefault="00000000">
            <w:pPr>
              <w:pStyle w:val="Compact"/>
              <w:spacing w:before="0" w:after="40"/>
            </w:pPr>
            <w:r>
              <w:rPr>
                <w:sz w:val="17"/>
              </w:rPr>
              <w:t xml:space="preserve">Conforme atualização cartográfica, com apresentação anual da última base e sua data.</w:t>
            </w:r>
          </w:p>
        </w:tc>
        <w:tc>
          <w:tcPr>
            <w:tcW w:w="2438" w:type="dxa"/>
          </w:tcPr>
          <w:p w14:paraId="10616F1F" w14:textId="77777777" w:rsidR="00586260" w:rsidRDefault="00000000">
            <w:pPr>
              <w:pStyle w:val="Compact"/>
              <w:spacing w:before="0" w:after="40"/>
            </w:pPr>
            <w:r>
              <w:rPr>
                <w:sz w:val="17"/>
              </w:rPr>
              <w:t xml:space="preserve">Não disponível na minuta.</w:t>
            </w:r>
          </w:p>
        </w:tc>
      </w:tr>
      <w:tr w:rsidR="00586260" w14:paraId="10616F28" w14:textId="77777777" w:rsidTr="00586260">
        <w:trPr>
          <w:cantSplit/>
        </w:trPr>
        <w:tc>
          <w:tcPr>
            <w:tcW w:w="1004" w:type="dxa"/>
          </w:tcPr>
          <w:p w14:paraId="10616F21" w14:textId="77777777" w:rsidR="00586260" w:rsidRDefault="00000000">
            <w:pPr>
              <w:pStyle w:val="Compact"/>
              <w:spacing w:before="0" w:after="40"/>
            </w:pPr>
            <w:r>
              <w:rPr>
                <w:sz w:val="17"/>
              </w:rPr>
              <w:t xml:space="preserve">A1.5-I01</w:t>
            </w:r>
          </w:p>
        </w:tc>
        <w:tc>
          <w:tcPr>
            <w:tcW w:w="2868" w:type="dxa"/>
          </w:tcPr>
          <w:p w14:paraId="10616F22" w14:textId="77777777" w:rsidR="00586260" w:rsidRDefault="00000000">
            <w:pPr>
              <w:pStyle w:val="Compact"/>
              <w:spacing w:before="0" w:after="40"/>
            </w:pPr>
            <w:r>
              <w:rPr>
                <w:sz w:val="17"/>
              </w:rPr>
              <w:t xml:space="preserve">Criação e atualização anual de Painel público com dados integrados (IPP, Defesa Civil, Saúde, Meio Ambiente e demais órgãos pertinentes), incluindo cruzamento de indicadores raciais, etários, territoriais e de risco ambiental e climático.</w:t>
            </w:r>
          </w:p>
        </w:tc>
        <w:tc>
          <w:tcPr>
            <w:tcW w:w="1577" w:type="dxa"/>
          </w:tcPr>
          <w:p w14:paraId="10616F23" w14:textId="77777777" w:rsidR="00586260" w:rsidRDefault="00000000">
            <w:pPr>
              <w:pStyle w:val="Compact"/>
              <w:spacing w:before="0" w:after="40"/>
            </w:pPr>
            <w:r>
              <w:rPr>
                <w:sz w:val="17"/>
              </w:rPr>
              <w:t xml:space="preserve">Disponibilidade e atualização de informação; verificação documental</w:t>
            </w:r>
          </w:p>
        </w:tc>
        <w:tc>
          <w:tcPr>
            <w:tcW w:w="2725" w:type="dxa"/>
          </w:tcPr>
          <w:p w14:paraId="10616F24" w14:textId="77777777" w:rsidR="00586260" w:rsidRDefault="00000000">
            <w:pPr>
              <w:pStyle w:val="Compact"/>
              <w:spacing w:before="0" w:after="40"/>
            </w:pPr>
            <w:r>
              <w:rPr>
                <w:sz w:val="17"/>
              </w:rPr>
              <w:t xml:space="preserve">Verificação separada de existência e atualização anual, mediante endereço público, data, fontes, recortes e documentação dos cruzamentos.</w:t>
            </w:r>
          </w:p>
        </w:tc>
        <w:tc>
          <w:tcPr>
            <w:tcW w:w="2008" w:type="dxa"/>
          </w:tcPr>
          <w:p w14:paraId="10616F25" w14:textId="77777777" w:rsidR="00586260" w:rsidRDefault="00000000">
            <w:pPr>
              <w:pStyle w:val="Compact"/>
              <w:spacing w:before="0" w:after="40"/>
            </w:pPr>
            <w:r>
              <w:rPr>
                <w:sz w:val="17"/>
              </w:rPr>
              <w:t xml:space="preserve">Endereço público, versões arquivadas e documentação das bases e atualizações.</w:t>
            </w:r>
          </w:p>
        </w:tc>
        <w:tc>
          <w:tcPr>
            <w:tcW w:w="1721" w:type="dxa"/>
          </w:tcPr>
          <w:p w14:paraId="10616F26" w14:textId="77777777" w:rsidR="00586260" w:rsidRDefault="00000000">
            <w:pPr>
              <w:pStyle w:val="Compact"/>
              <w:spacing w:before="0" w:after="40"/>
            </w:pPr>
            <w:r>
              <w:rPr>
                <w:sz w:val="17"/>
              </w:rPr>
              <w:t xml:space="preserve">Anual, conforme enunciado.</w:t>
            </w:r>
          </w:p>
        </w:tc>
        <w:tc>
          <w:tcPr>
            <w:tcW w:w="2438" w:type="dxa"/>
          </w:tcPr>
          <w:p w14:paraId="10616F27" w14:textId="77777777" w:rsidR="00586260" w:rsidRDefault="00000000">
            <w:pPr>
              <w:pStyle w:val="Compact"/>
              <w:spacing w:before="0" w:after="40"/>
            </w:pPr>
            <w:r>
              <w:rPr>
                <w:sz w:val="17"/>
              </w:rPr>
              <w:t xml:space="preserve">Não disponível na minuta.</w:t>
            </w:r>
          </w:p>
        </w:tc>
      </w:tr>
      <w:tr w:rsidR="00586260" w14:paraId="10616F30" w14:textId="77777777" w:rsidTr="00586260">
        <w:trPr>
          <w:cantSplit/>
        </w:trPr>
        <w:tc>
          <w:tcPr>
            <w:tcW w:w="1004" w:type="dxa"/>
          </w:tcPr>
          <w:p w14:paraId="10616F29" w14:textId="77777777" w:rsidR="00586260" w:rsidRDefault="00000000">
            <w:pPr>
              <w:pStyle w:val="Compact"/>
              <w:spacing w:before="0" w:after="40"/>
            </w:pPr>
            <w:r>
              <w:rPr>
                <w:sz w:val="17"/>
              </w:rPr>
              <w:t xml:space="preserve">A2.1-I01</w:t>
            </w:r>
          </w:p>
        </w:tc>
        <w:tc>
          <w:tcPr>
            <w:tcW w:w="2868" w:type="dxa"/>
          </w:tcPr>
          <w:p w14:paraId="10616F2A" w14:textId="77777777" w:rsidR="00586260" w:rsidRDefault="00000000">
            <w:pPr>
              <w:pStyle w:val="Compact"/>
              <w:spacing w:before="0" w:after="40"/>
            </w:pPr>
            <w:r>
              <w:rPr>
                <w:sz w:val="17"/>
              </w:rPr>
              <w:t xml:space="preserve">Percentual de crianças 0-6 matriculadas na rede municipal que participam de atividades culturais e/ou esportivas regulares ofertadas ou apoiadas pelo município (por território).</w:t>
            </w:r>
          </w:p>
        </w:tc>
        <w:tc>
          <w:tcPr>
            <w:tcW w:w="1577" w:type="dxa"/>
          </w:tcPr>
          <w:p w14:paraId="10616F2B" w14:textId="77777777" w:rsidR="00586260" w:rsidRDefault="00000000">
            <w:pPr>
              <w:pStyle w:val="Compact"/>
              <w:spacing w:before="0" w:after="40"/>
            </w:pPr>
            <w:r>
              <w:rPr>
                <w:sz w:val="17"/>
              </w:rPr>
              <w:t xml:space="preserve">Participação em atividades; proporção</w:t>
            </w:r>
          </w:p>
        </w:tc>
        <w:tc>
          <w:tcPr>
            <w:tcW w:w="2725" w:type="dxa"/>
          </w:tcPr>
          <w:p w14:paraId="10616F2C" w14:textId="77777777" w:rsidR="00586260" w:rsidRDefault="00000000">
            <w:pPr>
              <w:pStyle w:val="Compact"/>
              <w:spacing w:before="0" w:after="40"/>
            </w:pPr>
            <w:r>
              <w:rPr>
                <w:sz w:val="17"/>
              </w:rPr>
              <w:t xml:space="preserve">Crianças únicas com participação regular comprovada ÷ matriculadas elegíveis no mesmo universo. Regularidade e adequação por idade a definir; inscrição não equivale a presença.</w:t>
            </w:r>
          </w:p>
        </w:tc>
        <w:tc>
          <w:tcPr>
            <w:tcW w:w="2008" w:type="dxa"/>
          </w:tcPr>
          <w:p w14:paraId="10616F2D" w14:textId="77777777" w:rsidR="00586260" w:rsidRDefault="00000000">
            <w:pPr>
              <w:pStyle w:val="Compact"/>
              <w:spacing w:before="0" w:after="40"/>
            </w:pPr>
            <w:r>
              <w:rPr>
                <w:sz w:val="17"/>
              </w:rPr>
              <w:t xml:space="preserve">Matrículas e registros de presença das atividades, vinculados por criança.</w:t>
            </w:r>
          </w:p>
        </w:tc>
        <w:tc>
          <w:tcPr>
            <w:tcW w:w="1721" w:type="dxa"/>
          </w:tcPr>
          <w:p w14:paraId="10616F2E" w14:textId="77777777" w:rsidR="00586260" w:rsidRDefault="00000000">
            <w:pPr>
              <w:pStyle w:val="Compact"/>
              <w:spacing w:before="0" w:after="40"/>
            </w:pPr>
            <w:r>
              <w:rPr>
                <w:sz w:val="17"/>
              </w:rPr>
              <w:t xml:space="preserve">Anual, com calendário de participação definido.</w:t>
            </w:r>
          </w:p>
        </w:tc>
        <w:tc>
          <w:tcPr>
            <w:tcW w:w="2438" w:type="dxa"/>
          </w:tcPr>
          <w:p w14:paraId="10616F2F" w14:textId="77777777" w:rsidR="00586260" w:rsidRDefault="00000000">
            <w:pPr>
              <w:pStyle w:val="Compact"/>
              <w:spacing w:before="0" w:after="40"/>
            </w:pPr>
            <w:r>
              <w:rPr>
                <w:sz w:val="17"/>
              </w:rPr>
              <w:t xml:space="preserve">Não disponível na minuta.</w:t>
            </w:r>
          </w:p>
        </w:tc>
      </w:tr>
      <w:tr w:rsidR="00586260" w14:paraId="10616F38" w14:textId="77777777" w:rsidTr="00586260">
        <w:trPr>
          <w:cantSplit/>
        </w:trPr>
        <w:tc>
          <w:tcPr>
            <w:tcW w:w="1004" w:type="dxa"/>
          </w:tcPr>
          <w:p w14:paraId="10616F31" w14:textId="77777777" w:rsidR="00586260" w:rsidRDefault="00000000">
            <w:pPr>
              <w:pStyle w:val="Compact"/>
              <w:spacing w:before="0" w:after="40"/>
            </w:pPr>
            <w:r>
              <w:rPr>
                <w:sz w:val="17"/>
              </w:rPr>
              <w:t xml:space="preserve">A2.2-I01</w:t>
            </w:r>
          </w:p>
        </w:tc>
        <w:tc>
          <w:tcPr>
            <w:tcW w:w="2868" w:type="dxa"/>
          </w:tcPr>
          <w:p w14:paraId="10616F32" w14:textId="77777777" w:rsidR="00586260" w:rsidRDefault="00000000">
            <w:pPr>
              <w:pStyle w:val="Compact"/>
              <w:spacing w:before="0" w:after="40"/>
            </w:pPr>
            <w:r>
              <w:rPr>
                <w:sz w:val="17"/>
              </w:rPr>
              <w:t xml:space="preserve">Percentual de creches e pré-escolas com ações contínuas (no calendário escolar) de cultura afro-brasileira e indígena.</w:t>
            </w:r>
          </w:p>
        </w:tc>
        <w:tc>
          <w:tcPr>
            <w:tcW w:w="1577" w:type="dxa"/>
          </w:tcPr>
          <w:p w14:paraId="10616F33" w14:textId="77777777" w:rsidR="00586260" w:rsidRDefault="00000000">
            <w:pPr>
              <w:pStyle w:val="Compact"/>
              <w:spacing w:before="0" w:after="40"/>
            </w:pPr>
            <w:r>
              <w:rPr>
                <w:sz w:val="17"/>
              </w:rPr>
              <w:t xml:space="preserve">Implementação pedagógica; proporção</w:t>
            </w:r>
          </w:p>
        </w:tc>
        <w:tc>
          <w:tcPr>
            <w:tcW w:w="2725" w:type="dxa"/>
          </w:tcPr>
          <w:p w14:paraId="10616F34" w14:textId="77777777" w:rsidR="00586260" w:rsidRDefault="00000000">
            <w:pPr>
              <w:pStyle w:val="Compact"/>
              <w:spacing w:before="0" w:after="40"/>
            </w:pPr>
            <w:r>
              <w:rPr>
                <w:sz w:val="17"/>
              </w:rPr>
              <w:t xml:space="preserve">Unidades com ações previstas e execução contínua documentada ÷ unidades elegíveis. Critérios de continuidade e de contemplação das referências culturais a definir.</w:t>
            </w:r>
          </w:p>
        </w:tc>
        <w:tc>
          <w:tcPr>
            <w:tcW w:w="2008" w:type="dxa"/>
          </w:tcPr>
          <w:p w14:paraId="10616F35" w14:textId="77777777" w:rsidR="00586260" w:rsidRDefault="00000000">
            <w:pPr>
              <w:pStyle w:val="Compact"/>
              <w:spacing w:before="0" w:after="40"/>
            </w:pPr>
            <w:r>
              <w:rPr>
                <w:sz w:val="17"/>
              </w:rPr>
              <w:t xml:space="preserve">Calendários, projetos e registros de execução das unidades.</w:t>
            </w:r>
          </w:p>
        </w:tc>
        <w:tc>
          <w:tcPr>
            <w:tcW w:w="1721" w:type="dxa"/>
          </w:tcPr>
          <w:p w14:paraId="10616F36" w14:textId="77777777" w:rsidR="00586260" w:rsidRDefault="00000000">
            <w:pPr>
              <w:pStyle w:val="Compact"/>
              <w:spacing w:before="0" w:after="40"/>
            </w:pPr>
            <w:r>
              <w:rPr>
                <w:sz w:val="17"/>
              </w:rPr>
              <w:t xml:space="preserve">Ano letivo.</w:t>
            </w:r>
          </w:p>
        </w:tc>
        <w:tc>
          <w:tcPr>
            <w:tcW w:w="2438" w:type="dxa"/>
          </w:tcPr>
          <w:p w14:paraId="10616F37" w14:textId="77777777" w:rsidR="00586260" w:rsidRDefault="00000000">
            <w:pPr>
              <w:pStyle w:val="Compact"/>
              <w:spacing w:before="0" w:after="40"/>
            </w:pPr>
            <w:r>
              <w:rPr>
                <w:sz w:val="17"/>
              </w:rPr>
              <w:t xml:space="preserve">Não disponível na minuta.</w:t>
            </w:r>
          </w:p>
        </w:tc>
      </w:tr>
      <w:tr w:rsidR="00586260" w14:paraId="10616F40" w14:textId="77777777" w:rsidTr="00586260">
        <w:trPr>
          <w:cantSplit/>
        </w:trPr>
        <w:tc>
          <w:tcPr>
            <w:tcW w:w="1004" w:type="dxa"/>
          </w:tcPr>
          <w:p w14:paraId="10616F39" w14:textId="77777777" w:rsidR="00586260" w:rsidRDefault="00000000">
            <w:pPr>
              <w:pStyle w:val="Compact"/>
              <w:spacing w:before="0" w:after="40"/>
            </w:pPr>
            <w:r>
              <w:rPr>
                <w:sz w:val="17"/>
              </w:rPr>
              <w:t xml:space="preserve">A2.2-I02</w:t>
            </w:r>
          </w:p>
        </w:tc>
        <w:tc>
          <w:tcPr>
            <w:tcW w:w="2868" w:type="dxa"/>
          </w:tcPr>
          <w:p w14:paraId="10616F3A" w14:textId="77777777" w:rsidR="00586260" w:rsidRDefault="00000000">
            <w:pPr>
              <w:pStyle w:val="Compact"/>
              <w:spacing w:before="0" w:after="40"/>
            </w:pPr>
            <w:r>
              <w:rPr>
                <w:sz w:val="17"/>
              </w:rPr>
              <w:t xml:space="preserve">Número de iniciativas/ações com recorte antirracista apoiadas (por escola e/ou território).</w:t>
            </w:r>
          </w:p>
        </w:tc>
        <w:tc>
          <w:tcPr>
            <w:tcW w:w="1577" w:type="dxa"/>
          </w:tcPr>
          <w:p w14:paraId="10616F3B" w14:textId="77777777" w:rsidR="00586260" w:rsidRDefault="00000000">
            <w:pPr>
              <w:pStyle w:val="Compact"/>
              <w:spacing w:before="0" w:after="40"/>
            </w:pPr>
            <w:r>
              <w:rPr>
                <w:sz w:val="17"/>
              </w:rPr>
              <w:t xml:space="preserve">Apoio a ações antirracistas; contagem</w:t>
            </w:r>
          </w:p>
        </w:tc>
        <w:tc>
          <w:tcPr>
            <w:tcW w:w="2725" w:type="dxa"/>
          </w:tcPr>
          <w:p w14:paraId="10616F3C" w14:textId="77777777" w:rsidR="00586260" w:rsidRDefault="00000000">
            <w:pPr>
              <w:pStyle w:val="Compact"/>
              <w:spacing w:before="0" w:after="40"/>
            </w:pPr>
            <w:r>
              <w:rPr>
                <w:sz w:val="17"/>
              </w:rPr>
              <w:t xml:space="preserve">Contagem de ações ou iniciativas distintas com apoio documentado e conteúdo antirracista. Sessões de um projeto não geram novas iniciativas.</w:t>
            </w:r>
          </w:p>
        </w:tc>
        <w:tc>
          <w:tcPr>
            <w:tcW w:w="2008" w:type="dxa"/>
          </w:tcPr>
          <w:p w14:paraId="10616F3D" w14:textId="77777777" w:rsidR="00586260" w:rsidRDefault="00000000">
            <w:pPr>
              <w:pStyle w:val="Compact"/>
              <w:spacing w:before="0" w:after="40"/>
            </w:pPr>
            <w:r>
              <w:rPr>
                <w:sz w:val="17"/>
              </w:rPr>
              <w:t xml:space="preserve">Planos de ação, registros de apoio e execução de escolas e órgãos culturais.</w:t>
            </w:r>
          </w:p>
        </w:tc>
        <w:tc>
          <w:tcPr>
            <w:tcW w:w="1721" w:type="dxa"/>
          </w:tcPr>
          <w:p w14:paraId="10616F3E" w14:textId="77777777" w:rsidR="00586260" w:rsidRDefault="00000000">
            <w:pPr>
              <w:pStyle w:val="Compact"/>
              <w:spacing w:before="0" w:after="40"/>
            </w:pPr>
            <w:r>
              <w:rPr>
                <w:sz w:val="17"/>
              </w:rPr>
              <w:t xml:space="preserve">Anual.</w:t>
            </w:r>
          </w:p>
        </w:tc>
        <w:tc>
          <w:tcPr>
            <w:tcW w:w="2438" w:type="dxa"/>
          </w:tcPr>
          <w:p w14:paraId="10616F3F" w14:textId="77777777" w:rsidR="00586260" w:rsidRDefault="00000000">
            <w:pPr>
              <w:pStyle w:val="Compact"/>
              <w:spacing w:before="0" w:after="40"/>
            </w:pPr>
            <w:r>
              <w:rPr>
                <w:sz w:val="17"/>
              </w:rPr>
              <w:t xml:space="preserve">Não disponível na minuta.</w:t>
            </w:r>
          </w:p>
        </w:tc>
      </w:tr>
      <w:tr w:rsidR="00586260" w14:paraId="10616F48" w14:textId="77777777" w:rsidTr="00586260">
        <w:trPr>
          <w:cantSplit/>
        </w:trPr>
        <w:tc>
          <w:tcPr>
            <w:tcW w:w="1004" w:type="dxa"/>
          </w:tcPr>
          <w:p w14:paraId="10616F41" w14:textId="77777777" w:rsidR="00586260" w:rsidRDefault="00000000">
            <w:pPr>
              <w:pStyle w:val="Compact"/>
              <w:spacing w:before="0" w:after="40"/>
            </w:pPr>
            <w:r>
              <w:rPr>
                <w:sz w:val="17"/>
              </w:rPr>
              <w:t xml:space="preserve">A2.3-I01</w:t>
            </w:r>
          </w:p>
        </w:tc>
        <w:tc>
          <w:tcPr>
            <w:tcW w:w="2868" w:type="dxa"/>
          </w:tcPr>
          <w:p w14:paraId="10616F42" w14:textId="77777777" w:rsidR="00586260" w:rsidRDefault="00000000">
            <w:pPr>
              <w:pStyle w:val="Compact"/>
              <w:spacing w:before="0" w:after="40"/>
            </w:pPr>
            <w:r>
              <w:rPr>
                <w:sz w:val="17"/>
              </w:rPr>
              <w:t xml:space="preserve">Número de iniciativas nos territórios prioritários.</w:t>
            </w:r>
          </w:p>
        </w:tc>
        <w:tc>
          <w:tcPr>
            <w:tcW w:w="1577" w:type="dxa"/>
          </w:tcPr>
          <w:p w14:paraId="10616F43" w14:textId="77777777" w:rsidR="00586260" w:rsidRDefault="00000000">
            <w:pPr>
              <w:pStyle w:val="Compact"/>
              <w:spacing w:before="0" w:after="40"/>
            </w:pPr>
            <w:r>
              <w:rPr>
                <w:sz w:val="17"/>
              </w:rPr>
              <w:t xml:space="preserve">Descentralização da oferta; contagem</w:t>
            </w:r>
          </w:p>
        </w:tc>
        <w:tc>
          <w:tcPr>
            <w:tcW w:w="2725" w:type="dxa"/>
          </w:tcPr>
          <w:p w14:paraId="10616F44" w14:textId="77777777" w:rsidR="00586260" w:rsidRDefault="00000000">
            <w:pPr>
              <w:pStyle w:val="Compact"/>
              <w:spacing w:before="0" w:after="40"/>
            </w:pPr>
            <w:r>
              <w:rPr>
                <w:sz w:val="17"/>
              </w:rPr>
              <w:t xml:space="preserve">Contagem de iniciativas distintas executadas em territórios prioritários, pelo local da atividade. Projetos itinerantes têm identificação única no total municipal.</w:t>
            </w:r>
          </w:p>
        </w:tc>
        <w:tc>
          <w:tcPr>
            <w:tcW w:w="2008" w:type="dxa"/>
          </w:tcPr>
          <w:p w14:paraId="10616F45" w14:textId="77777777" w:rsidR="00586260" w:rsidRDefault="00000000">
            <w:pPr>
              <w:pStyle w:val="Compact"/>
              <w:spacing w:before="0" w:after="40"/>
            </w:pPr>
            <w:r>
              <w:rPr>
                <w:sz w:val="17"/>
              </w:rPr>
              <w:t xml:space="preserve">Cadastros de iniciativas, planos e relatórios de execução cultural.</w:t>
            </w:r>
          </w:p>
        </w:tc>
        <w:tc>
          <w:tcPr>
            <w:tcW w:w="1721" w:type="dxa"/>
          </w:tcPr>
          <w:p w14:paraId="10616F46" w14:textId="77777777" w:rsidR="00586260" w:rsidRDefault="00000000">
            <w:pPr>
              <w:pStyle w:val="Compact"/>
              <w:spacing w:before="0" w:after="40"/>
            </w:pPr>
            <w:r>
              <w:rPr>
                <w:sz w:val="17"/>
              </w:rPr>
              <w:t xml:space="preserve">Anual.</w:t>
            </w:r>
          </w:p>
        </w:tc>
        <w:tc>
          <w:tcPr>
            <w:tcW w:w="2438" w:type="dxa"/>
          </w:tcPr>
          <w:p w14:paraId="10616F47" w14:textId="77777777" w:rsidR="00586260" w:rsidRDefault="00000000">
            <w:pPr>
              <w:pStyle w:val="Compact"/>
              <w:spacing w:before="0" w:after="40"/>
            </w:pPr>
            <w:r>
              <w:rPr>
                <w:sz w:val="17"/>
              </w:rPr>
              <w:t xml:space="preserve">Não disponível na minuta.</w:t>
            </w:r>
          </w:p>
        </w:tc>
      </w:tr>
      <w:tr w:rsidR="00586260" w14:paraId="10616F50" w14:textId="77777777" w:rsidTr="00586260">
        <w:trPr>
          <w:cantSplit/>
        </w:trPr>
        <w:tc>
          <w:tcPr>
            <w:tcW w:w="1004" w:type="dxa"/>
          </w:tcPr>
          <w:p w14:paraId="10616F49" w14:textId="77777777" w:rsidR="00586260" w:rsidRDefault="00000000">
            <w:pPr>
              <w:pStyle w:val="Compact"/>
              <w:spacing w:before="0" w:after="40"/>
            </w:pPr>
            <w:r>
              <w:rPr>
                <w:sz w:val="17"/>
              </w:rPr>
              <w:t xml:space="preserve">A2.3-I02</w:t>
            </w:r>
          </w:p>
        </w:tc>
        <w:tc>
          <w:tcPr>
            <w:tcW w:w="2868" w:type="dxa"/>
          </w:tcPr>
          <w:p w14:paraId="10616F4A" w14:textId="77777777" w:rsidR="00586260" w:rsidRDefault="00000000">
            <w:pPr>
              <w:pStyle w:val="Compact"/>
              <w:spacing w:before="0" w:after="40"/>
            </w:pPr>
            <w:r>
              <w:rPr>
                <w:sz w:val="17"/>
              </w:rPr>
              <w:t xml:space="preserve">Georeferenciamento das iniciativas desenvolvidas nos territórios prioritários.</w:t>
            </w:r>
          </w:p>
        </w:tc>
        <w:tc>
          <w:tcPr>
            <w:tcW w:w="1577" w:type="dxa"/>
          </w:tcPr>
          <w:p w14:paraId="10616F4B" w14:textId="77777777" w:rsidR="00586260" w:rsidRDefault="00000000">
            <w:pPr>
              <w:pStyle w:val="Compact"/>
              <w:spacing w:before="0" w:after="40"/>
            </w:pPr>
            <w:r>
              <w:rPr>
                <w:sz w:val="17"/>
              </w:rPr>
              <w:t xml:space="preserve">Distribuição espacial; produto cartográfico</w:t>
            </w:r>
          </w:p>
        </w:tc>
        <w:tc>
          <w:tcPr>
            <w:tcW w:w="2725" w:type="dxa"/>
          </w:tcPr>
          <w:p w14:paraId="10616F4C" w14:textId="77777777" w:rsidR="00586260" w:rsidRDefault="00000000">
            <w:pPr>
              <w:pStyle w:val="Compact"/>
              <w:spacing w:before="0" w:after="40"/>
            </w:pPr>
            <w:r>
              <w:rPr>
                <w:sz w:val="17"/>
              </w:rPr>
              <w:t xml:space="preserve">Verificação de mapa e base com identificador, localização de execução, data e faixa etária; iniciativas não localizadas explicitadas.</w:t>
            </w:r>
          </w:p>
        </w:tc>
        <w:tc>
          <w:tcPr>
            <w:tcW w:w="2008" w:type="dxa"/>
          </w:tcPr>
          <w:p w14:paraId="10616F4D" w14:textId="77777777" w:rsidR="00586260" w:rsidRDefault="00000000">
            <w:pPr>
              <w:pStyle w:val="Compact"/>
              <w:spacing w:before="0" w:after="40"/>
            </w:pPr>
            <w:r>
              <w:rPr>
                <w:sz w:val="17"/>
              </w:rPr>
              <w:t xml:space="preserve">Cadastro de iniciativas e base geográfica municipal.</w:t>
            </w:r>
          </w:p>
        </w:tc>
        <w:tc>
          <w:tcPr>
            <w:tcW w:w="1721" w:type="dxa"/>
          </w:tcPr>
          <w:p w14:paraId="10616F4E" w14:textId="77777777" w:rsidR="00586260" w:rsidRDefault="00000000">
            <w:pPr>
              <w:pStyle w:val="Compact"/>
              <w:spacing w:before="0" w:after="40"/>
            </w:pPr>
            <w:r>
              <w:rPr>
                <w:sz w:val="17"/>
              </w:rPr>
              <w:t xml:space="preserve">Atualização anual.</w:t>
            </w:r>
          </w:p>
        </w:tc>
        <w:tc>
          <w:tcPr>
            <w:tcW w:w="2438" w:type="dxa"/>
          </w:tcPr>
          <w:p w14:paraId="10616F4F" w14:textId="77777777" w:rsidR="00586260" w:rsidRDefault="00000000">
            <w:pPr>
              <w:pStyle w:val="Compact"/>
              <w:spacing w:before="0" w:after="40"/>
            </w:pPr>
            <w:r>
              <w:rPr>
                <w:sz w:val="17"/>
              </w:rPr>
              <w:t xml:space="preserve">Não disponível na minuta.</w:t>
            </w:r>
          </w:p>
        </w:tc>
      </w:tr>
      <w:tr w:rsidR="00586260" w14:paraId="10616F58" w14:textId="77777777" w:rsidTr="00586260">
        <w:trPr>
          <w:cantSplit/>
        </w:trPr>
        <w:tc>
          <w:tcPr>
            <w:tcW w:w="1004" w:type="dxa"/>
          </w:tcPr>
          <w:p w14:paraId="10616F51" w14:textId="77777777" w:rsidR="00586260" w:rsidRDefault="00000000">
            <w:pPr>
              <w:pStyle w:val="Compact"/>
              <w:spacing w:before="0" w:after="40"/>
            </w:pPr>
            <w:r>
              <w:rPr>
                <w:sz w:val="17"/>
              </w:rPr>
              <w:t xml:space="preserve">A2.3-I03</w:t>
            </w:r>
          </w:p>
        </w:tc>
        <w:tc>
          <w:tcPr>
            <w:tcW w:w="2868" w:type="dxa"/>
          </w:tcPr>
          <w:p w14:paraId="10616F52" w14:textId="77777777" w:rsidR="00586260" w:rsidRDefault="00000000">
            <w:pPr>
              <w:pStyle w:val="Compact"/>
              <w:spacing w:before="0" w:after="40"/>
            </w:pPr>
            <w:r>
              <w:rPr>
                <w:sz w:val="17"/>
              </w:rPr>
              <w:t xml:space="preserve">Valor investido no fomento à cultura antirracista para a primeira infância, por território.</w:t>
            </w:r>
          </w:p>
        </w:tc>
        <w:tc>
          <w:tcPr>
            <w:tcW w:w="1577" w:type="dxa"/>
          </w:tcPr>
          <w:p w14:paraId="10616F53" w14:textId="77777777" w:rsidR="00586260" w:rsidRDefault="00000000">
            <w:pPr>
              <w:pStyle w:val="Compact"/>
              <w:spacing w:before="0" w:after="40"/>
            </w:pPr>
            <w:r>
              <w:rPr>
                <w:sz w:val="17"/>
              </w:rPr>
              <w:t xml:space="preserve">Execução financeira; valor</w:t>
            </w:r>
          </w:p>
        </w:tc>
        <w:tc>
          <w:tcPr>
            <w:tcW w:w="2725" w:type="dxa"/>
          </w:tcPr>
          <w:p w14:paraId="10616F54" w14:textId="77777777" w:rsidR="00586260" w:rsidRDefault="00000000">
            <w:pPr>
              <w:pStyle w:val="Compact"/>
              <w:spacing w:before="0" w:after="40"/>
            </w:pPr>
            <w:r>
              <w:rPr>
                <w:sz w:val="17"/>
              </w:rPr>
              <w:t xml:space="preserve">Soma dos valores pagos no exercício, líquidos de estornos. Empenho e liquidação apresentados separadamente; rateio territorial apenas com regra documentada.</w:t>
            </w:r>
          </w:p>
        </w:tc>
        <w:tc>
          <w:tcPr>
            <w:tcW w:w="2008" w:type="dxa"/>
          </w:tcPr>
          <w:p w14:paraId="10616F55" w14:textId="77777777" w:rsidR="00586260" w:rsidRDefault="00000000">
            <w:pPr>
              <w:pStyle w:val="Compact"/>
              <w:spacing w:before="0" w:after="40"/>
            </w:pPr>
            <w:r>
              <w:rPr>
                <w:sz w:val="17"/>
              </w:rPr>
              <w:t xml:space="preserve">Execução orçamentária/financeira e instrumentos de fomento com objeto identificado.</w:t>
            </w:r>
          </w:p>
        </w:tc>
        <w:tc>
          <w:tcPr>
            <w:tcW w:w="1721" w:type="dxa"/>
          </w:tcPr>
          <w:p w14:paraId="10616F56" w14:textId="77777777" w:rsidR="00586260" w:rsidRDefault="00000000">
            <w:pPr>
              <w:pStyle w:val="Compact"/>
              <w:spacing w:before="0" w:after="40"/>
            </w:pPr>
            <w:r>
              <w:rPr>
                <w:sz w:val="17"/>
              </w:rPr>
              <w:t xml:space="preserve">Anual, por exercício financeiro.</w:t>
            </w:r>
          </w:p>
        </w:tc>
        <w:tc>
          <w:tcPr>
            <w:tcW w:w="2438" w:type="dxa"/>
          </w:tcPr>
          <w:p w14:paraId="10616F57" w14:textId="77777777" w:rsidR="00586260" w:rsidRDefault="00000000">
            <w:pPr>
              <w:pStyle w:val="Compact"/>
              <w:spacing w:before="0" w:after="40"/>
            </w:pPr>
            <w:r>
              <w:rPr>
                <w:sz w:val="17"/>
              </w:rPr>
              <w:t xml:space="preserve">Não disponível na minuta.</w:t>
            </w:r>
          </w:p>
        </w:tc>
      </w:tr>
      <w:tr w:rsidR="00586260" w14:paraId="10616F60" w14:textId="77777777" w:rsidTr="00586260">
        <w:trPr>
          <w:cantSplit/>
        </w:trPr>
        <w:tc>
          <w:tcPr>
            <w:tcW w:w="1004" w:type="dxa"/>
          </w:tcPr>
          <w:p w14:paraId="10616F59" w14:textId="77777777" w:rsidR="00586260" w:rsidRDefault="00000000">
            <w:pPr>
              <w:pStyle w:val="Compact"/>
              <w:spacing w:before="0" w:after="40"/>
            </w:pPr>
            <w:r>
              <w:rPr>
                <w:sz w:val="17"/>
              </w:rPr>
              <w:t xml:space="preserve">A2.4-I01</w:t>
            </w:r>
          </w:p>
        </w:tc>
        <w:tc>
          <w:tcPr>
            <w:tcW w:w="2868" w:type="dxa"/>
          </w:tcPr>
          <w:p w14:paraId="10616F5A" w14:textId="77777777" w:rsidR="00586260" w:rsidRDefault="00000000">
            <w:pPr>
              <w:pStyle w:val="Compact"/>
              <w:spacing w:before="0" w:after="40"/>
            </w:pPr>
            <w:r>
              <w:rPr>
                <w:sz w:val="17"/>
              </w:rPr>
              <w:t xml:space="preserve">Número de iniciativas comunitárias apoiadas via fomento ou termos de parceria.</w:t>
            </w:r>
          </w:p>
        </w:tc>
        <w:tc>
          <w:tcPr>
            <w:tcW w:w="1577" w:type="dxa"/>
          </w:tcPr>
          <w:p w14:paraId="10616F5B" w14:textId="77777777" w:rsidR="00586260" w:rsidRDefault="00000000">
            <w:pPr>
              <w:pStyle w:val="Compact"/>
              <w:spacing w:before="0" w:after="40"/>
            </w:pPr>
            <w:r>
              <w:rPr>
                <w:sz w:val="17"/>
              </w:rPr>
              <w:t xml:space="preserve">Fomento comunitário; contagem</w:t>
            </w:r>
          </w:p>
        </w:tc>
        <w:tc>
          <w:tcPr>
            <w:tcW w:w="2725" w:type="dxa"/>
          </w:tcPr>
          <w:p w14:paraId="10616F5C" w14:textId="77777777" w:rsidR="00586260" w:rsidRDefault="00000000">
            <w:pPr>
              <w:pStyle w:val="Compact"/>
              <w:spacing w:before="0" w:after="40"/>
            </w:pPr>
            <w:r>
              <w:rPr>
                <w:sz w:val="17"/>
              </w:rPr>
              <w:t xml:space="preserve">Contagem de iniciativas distintas com instrumento válido e apoio documentado no período, separando novas e continuadas; vários instrumentos não multiplicam a mesma iniciativa.</w:t>
            </w:r>
          </w:p>
        </w:tc>
        <w:tc>
          <w:tcPr>
            <w:tcW w:w="2008" w:type="dxa"/>
          </w:tcPr>
          <w:p w14:paraId="10616F5D" w14:textId="77777777" w:rsidR="00586260" w:rsidRDefault="00000000">
            <w:pPr>
              <w:pStyle w:val="Compact"/>
              <w:spacing w:before="0" w:after="40"/>
            </w:pPr>
            <w:r>
              <w:rPr>
                <w:sz w:val="17"/>
              </w:rPr>
              <w:t xml:space="preserve">Instrumentos de fomento/parceria e registros de execução.</w:t>
            </w:r>
          </w:p>
        </w:tc>
        <w:tc>
          <w:tcPr>
            <w:tcW w:w="1721" w:type="dxa"/>
          </w:tcPr>
          <w:p w14:paraId="10616F5E" w14:textId="77777777" w:rsidR="00586260" w:rsidRDefault="00000000">
            <w:pPr>
              <w:pStyle w:val="Compact"/>
              <w:spacing w:before="0" w:after="40"/>
            </w:pPr>
            <w:r>
              <w:rPr>
                <w:sz w:val="17"/>
              </w:rPr>
              <w:t xml:space="preserve">Anual.</w:t>
            </w:r>
          </w:p>
        </w:tc>
        <w:tc>
          <w:tcPr>
            <w:tcW w:w="2438" w:type="dxa"/>
          </w:tcPr>
          <w:p w14:paraId="10616F5F" w14:textId="77777777" w:rsidR="00586260" w:rsidRDefault="00000000">
            <w:pPr>
              <w:pStyle w:val="Compact"/>
              <w:spacing w:before="0" w:after="40"/>
            </w:pPr>
            <w:r>
              <w:rPr>
                <w:sz w:val="17"/>
              </w:rPr>
              <w:t xml:space="preserve">Não disponível na minuta.</w:t>
            </w:r>
          </w:p>
        </w:tc>
      </w:tr>
      <w:tr w:rsidR="00586260" w14:paraId="10616F68" w14:textId="77777777" w:rsidTr="00586260">
        <w:trPr>
          <w:cantSplit/>
        </w:trPr>
        <w:tc>
          <w:tcPr>
            <w:tcW w:w="1004" w:type="dxa"/>
          </w:tcPr>
          <w:p w14:paraId="10616F61" w14:textId="77777777" w:rsidR="00586260" w:rsidRDefault="00000000">
            <w:pPr>
              <w:pStyle w:val="Compact"/>
              <w:spacing w:before="0" w:after="40"/>
            </w:pPr>
            <w:r>
              <w:rPr>
                <w:sz w:val="17"/>
              </w:rPr>
              <w:t xml:space="preserve">A2.4-I02</w:t>
            </w:r>
          </w:p>
        </w:tc>
        <w:tc>
          <w:tcPr>
            <w:tcW w:w="2868" w:type="dxa"/>
          </w:tcPr>
          <w:p w14:paraId="10616F62" w14:textId="77777777" w:rsidR="00586260" w:rsidRDefault="00000000">
            <w:pPr>
              <w:pStyle w:val="Compact"/>
              <w:spacing w:before="0" w:after="40"/>
            </w:pPr>
            <w:r>
              <w:rPr>
                <w:sz w:val="17"/>
              </w:rPr>
              <w:t xml:space="preserve">Número de parcerias formais com coletivos ou organizações de base, com plano de trabalho.</w:t>
            </w:r>
          </w:p>
        </w:tc>
        <w:tc>
          <w:tcPr>
            <w:tcW w:w="1577" w:type="dxa"/>
          </w:tcPr>
          <w:p w14:paraId="10616F63" w14:textId="77777777" w:rsidR="00586260" w:rsidRDefault="00000000">
            <w:pPr>
              <w:pStyle w:val="Compact"/>
              <w:spacing w:before="0" w:after="40"/>
            </w:pPr>
            <w:r>
              <w:rPr>
                <w:sz w:val="17"/>
              </w:rPr>
              <w:t xml:space="preserve">Cooperação formal; contagem</w:t>
            </w:r>
          </w:p>
        </w:tc>
        <w:tc>
          <w:tcPr>
            <w:tcW w:w="2725" w:type="dxa"/>
          </w:tcPr>
          <w:p w14:paraId="10616F64" w14:textId="77777777" w:rsidR="00586260" w:rsidRDefault="00000000">
            <w:pPr>
              <w:pStyle w:val="Compact"/>
              <w:spacing w:before="0" w:after="40"/>
            </w:pPr>
            <w:r>
              <w:rPr>
                <w:sz w:val="17"/>
              </w:rPr>
              <w:t xml:space="preserve">Contagem de parcerias formais vigentes com plano e atividade documentada. Aditivos de continuidade não geram nova parceria.</w:t>
            </w:r>
          </w:p>
        </w:tc>
        <w:tc>
          <w:tcPr>
            <w:tcW w:w="2008" w:type="dxa"/>
          </w:tcPr>
          <w:p w14:paraId="10616F65" w14:textId="77777777" w:rsidR="00586260" w:rsidRDefault="00000000">
            <w:pPr>
              <w:pStyle w:val="Compact"/>
              <w:spacing w:before="0" w:after="40"/>
            </w:pPr>
            <w:r>
              <w:rPr>
                <w:sz w:val="17"/>
              </w:rPr>
              <w:t xml:space="preserve">Instrumentos assinados, planos e registros de atividade.</w:t>
            </w:r>
          </w:p>
        </w:tc>
        <w:tc>
          <w:tcPr>
            <w:tcW w:w="1721" w:type="dxa"/>
          </w:tcPr>
          <w:p w14:paraId="10616F66" w14:textId="77777777" w:rsidR="00586260" w:rsidRDefault="00000000">
            <w:pPr>
              <w:pStyle w:val="Compact"/>
              <w:spacing w:before="0" w:after="40"/>
            </w:pPr>
            <w:r>
              <w:rPr>
                <w:sz w:val="17"/>
              </w:rPr>
              <w:t xml:space="preserve">Anual.</w:t>
            </w:r>
          </w:p>
        </w:tc>
        <w:tc>
          <w:tcPr>
            <w:tcW w:w="2438" w:type="dxa"/>
          </w:tcPr>
          <w:p w14:paraId="10616F67" w14:textId="77777777" w:rsidR="00586260" w:rsidRDefault="00000000">
            <w:pPr>
              <w:pStyle w:val="Compact"/>
              <w:spacing w:before="0" w:after="40"/>
            </w:pPr>
            <w:r>
              <w:rPr>
                <w:sz w:val="17"/>
              </w:rPr>
              <w:t xml:space="preserve">Não disponível na minuta.</w:t>
            </w:r>
          </w:p>
        </w:tc>
      </w:tr>
      <w:tr w:rsidR="00586260" w14:paraId="10616F70" w14:textId="77777777" w:rsidTr="00586260">
        <w:trPr>
          <w:cantSplit/>
        </w:trPr>
        <w:tc>
          <w:tcPr>
            <w:tcW w:w="1004" w:type="dxa"/>
          </w:tcPr>
          <w:p w14:paraId="10616F69" w14:textId="77777777" w:rsidR="00586260" w:rsidRDefault="00000000">
            <w:pPr>
              <w:pStyle w:val="Compact"/>
              <w:spacing w:before="0" w:after="40"/>
            </w:pPr>
            <w:r>
              <w:rPr>
                <w:sz w:val="17"/>
              </w:rPr>
              <w:t xml:space="preserve">A2.4-I03</w:t>
            </w:r>
          </w:p>
        </w:tc>
        <w:tc>
          <w:tcPr>
            <w:tcW w:w="2868" w:type="dxa"/>
          </w:tcPr>
          <w:p w14:paraId="10616F6A" w14:textId="77777777" w:rsidR="00586260" w:rsidRDefault="00000000">
            <w:pPr>
              <w:pStyle w:val="Compact"/>
              <w:spacing w:before="0" w:after="40"/>
            </w:pPr>
            <w:r>
              <w:rPr>
                <w:sz w:val="17"/>
              </w:rPr>
              <w:t xml:space="preserve">Número de eventos ou festivais comunitários apoiados nos territórios de maior vulnerabilidade.</w:t>
            </w:r>
          </w:p>
        </w:tc>
        <w:tc>
          <w:tcPr>
            <w:tcW w:w="1577" w:type="dxa"/>
          </w:tcPr>
          <w:p w14:paraId="10616F6B" w14:textId="77777777" w:rsidR="00586260" w:rsidRDefault="00000000">
            <w:pPr>
              <w:pStyle w:val="Compact"/>
              <w:spacing w:before="0" w:after="40"/>
            </w:pPr>
            <w:r>
              <w:rPr>
                <w:sz w:val="17"/>
              </w:rPr>
              <w:t xml:space="preserve">Oferta comunitária; contagem de eventos</w:t>
            </w:r>
          </w:p>
        </w:tc>
        <w:tc>
          <w:tcPr>
            <w:tcW w:w="2725" w:type="dxa"/>
          </w:tcPr>
          <w:p w14:paraId="10616F6C" w14:textId="77777777" w:rsidR="00586260" w:rsidRDefault="00000000">
            <w:pPr>
              <w:pStyle w:val="Compact"/>
              <w:spacing w:before="0" w:after="40"/>
            </w:pPr>
            <w:r>
              <w:rPr>
                <w:sz w:val="17"/>
              </w:rPr>
              <w:t xml:space="preserve">Contagem de edições realizadas com apoio comprovado e programação para primeira infância. Vários dias de uma edição não geram vários eventos.</w:t>
            </w:r>
          </w:p>
        </w:tc>
        <w:tc>
          <w:tcPr>
            <w:tcW w:w="2008" w:type="dxa"/>
          </w:tcPr>
          <w:p w14:paraId="10616F6D" w14:textId="77777777" w:rsidR="00586260" w:rsidRDefault="00000000">
            <w:pPr>
              <w:pStyle w:val="Compact"/>
              <w:spacing w:before="0" w:after="40"/>
            </w:pPr>
            <w:r>
              <w:rPr>
                <w:sz w:val="17"/>
              </w:rPr>
              <w:t xml:space="preserve">Agenda, comprovação de apoio e relatórios de realização.</w:t>
            </w:r>
          </w:p>
        </w:tc>
        <w:tc>
          <w:tcPr>
            <w:tcW w:w="1721" w:type="dxa"/>
          </w:tcPr>
          <w:p w14:paraId="10616F6E" w14:textId="77777777" w:rsidR="00586260" w:rsidRDefault="00000000">
            <w:pPr>
              <w:pStyle w:val="Compact"/>
              <w:spacing w:before="0" w:after="40"/>
            </w:pPr>
            <w:r>
              <w:rPr>
                <w:sz w:val="17"/>
              </w:rPr>
              <w:t xml:space="preserve">Anual.</w:t>
            </w:r>
          </w:p>
        </w:tc>
        <w:tc>
          <w:tcPr>
            <w:tcW w:w="2438" w:type="dxa"/>
          </w:tcPr>
          <w:p w14:paraId="10616F6F" w14:textId="77777777" w:rsidR="00586260" w:rsidRDefault="00000000">
            <w:pPr>
              <w:pStyle w:val="Compact"/>
              <w:spacing w:before="0" w:after="40"/>
            </w:pPr>
            <w:r>
              <w:rPr>
                <w:sz w:val="17"/>
              </w:rPr>
              <w:t xml:space="preserve">Não disponível na minuta.</w:t>
            </w:r>
          </w:p>
        </w:tc>
      </w:tr>
      <w:tr w:rsidR="00586260" w14:paraId="10616F78" w14:textId="77777777" w:rsidTr="00586260">
        <w:trPr>
          <w:cantSplit/>
        </w:trPr>
        <w:tc>
          <w:tcPr>
            <w:tcW w:w="1004" w:type="dxa"/>
          </w:tcPr>
          <w:p w14:paraId="10616F71" w14:textId="77777777" w:rsidR="00586260" w:rsidRDefault="00000000">
            <w:pPr>
              <w:pStyle w:val="Compact"/>
              <w:spacing w:before="0" w:after="40"/>
            </w:pPr>
            <w:r>
              <w:rPr>
                <w:sz w:val="17"/>
              </w:rPr>
              <w:t xml:space="preserve">A1.2-I01</w:t>
            </w:r>
          </w:p>
        </w:tc>
        <w:tc>
          <w:tcPr>
            <w:tcW w:w="2868" w:type="dxa"/>
          </w:tcPr>
          <w:p w14:paraId="10616F72" w14:textId="77777777" w:rsidR="00586260" w:rsidRDefault="00000000">
            <w:pPr>
              <w:pStyle w:val="Compact"/>
              <w:spacing w:before="0" w:after="40"/>
            </w:pPr>
            <w:r>
              <w:rPr>
                <w:sz w:val="17"/>
              </w:rPr>
              <w:t xml:space="preserve">Número de novos espaços de brincar implantados em territórios prioritários.</w:t>
            </w:r>
          </w:p>
        </w:tc>
        <w:tc>
          <w:tcPr>
            <w:tcW w:w="1577" w:type="dxa"/>
          </w:tcPr>
          <w:p w14:paraId="10616F73" w14:textId="77777777" w:rsidR="00586260" w:rsidRDefault="00000000">
            <w:pPr>
              <w:pStyle w:val="Compact"/>
              <w:spacing w:before="0" w:after="40"/>
            </w:pPr>
            <w:r>
              <w:rPr>
                <w:sz w:val="17"/>
              </w:rPr>
              <w:t xml:space="preserve">Expansão de oferta; fluxo de novos espaços</w:t>
            </w:r>
          </w:p>
        </w:tc>
        <w:tc>
          <w:tcPr>
            <w:tcW w:w="2725" w:type="dxa"/>
          </w:tcPr>
          <w:p w14:paraId="10616F74" w14:textId="77777777" w:rsidR="00586260" w:rsidRDefault="00000000">
            <w:pPr>
              <w:pStyle w:val="Compact"/>
              <w:spacing w:before="0" w:after="40"/>
            </w:pPr>
            <w:r>
              <w:rPr>
                <w:sz w:val="17"/>
              </w:rPr>
              <w:t xml:space="preserve">Contagem de espaços novos entregues e abertos ao público no período. Reformas, manutenção e reaberturas apresentadas separadamente.</w:t>
            </w:r>
          </w:p>
        </w:tc>
        <w:tc>
          <w:tcPr>
            <w:tcW w:w="2008" w:type="dxa"/>
          </w:tcPr>
          <w:p w14:paraId="10616F75" w14:textId="77777777" w:rsidR="00586260" w:rsidRDefault="00000000">
            <w:pPr>
              <w:pStyle w:val="Compact"/>
              <w:spacing w:before="0" w:after="40"/>
            </w:pPr>
            <w:r>
              <w:rPr>
                <w:sz w:val="17"/>
              </w:rPr>
              <w:t xml:space="preserve">Termos de entrega, cadastro e verificação de funcionamento.</w:t>
            </w:r>
          </w:p>
        </w:tc>
        <w:tc>
          <w:tcPr>
            <w:tcW w:w="1721" w:type="dxa"/>
          </w:tcPr>
          <w:p w14:paraId="10616F76" w14:textId="77777777" w:rsidR="00586260" w:rsidRDefault="00000000">
            <w:pPr>
              <w:pStyle w:val="Compact"/>
              <w:spacing w:before="0" w:after="40"/>
            </w:pPr>
            <w:r>
              <w:rPr>
                <w:sz w:val="17"/>
              </w:rPr>
              <w:t xml:space="preserve">Anual.</w:t>
            </w:r>
          </w:p>
        </w:tc>
        <w:tc>
          <w:tcPr>
            <w:tcW w:w="2438" w:type="dxa"/>
          </w:tcPr>
          <w:p w14:paraId="10616F77" w14:textId="77777777" w:rsidR="00586260" w:rsidRDefault="00000000">
            <w:pPr>
              <w:pStyle w:val="Compact"/>
              <w:spacing w:before="0" w:after="40"/>
            </w:pPr>
            <w:r>
              <w:rPr>
                <w:sz w:val="17"/>
              </w:rPr>
              <w:t xml:space="preserve">Não disponível na minuta.</w:t>
            </w:r>
          </w:p>
        </w:tc>
      </w:tr>
      <w:tr w:rsidR="00586260" w14:paraId="10616F80" w14:textId="77777777" w:rsidTr="00586260">
        <w:trPr>
          <w:cantSplit/>
        </w:trPr>
        <w:tc>
          <w:tcPr>
            <w:tcW w:w="1004" w:type="dxa"/>
          </w:tcPr>
          <w:p w14:paraId="10616F79" w14:textId="77777777" w:rsidR="00586260" w:rsidRDefault="00000000">
            <w:pPr>
              <w:pStyle w:val="Compact"/>
              <w:spacing w:before="0" w:after="40"/>
            </w:pPr>
            <w:r>
              <w:rPr>
                <w:sz w:val="17"/>
              </w:rPr>
              <w:t xml:space="preserve">A1.3-I01</w:t>
            </w:r>
          </w:p>
        </w:tc>
        <w:tc>
          <w:tcPr>
            <w:tcW w:w="2868" w:type="dxa"/>
          </w:tcPr>
          <w:p w14:paraId="10616F7A" w14:textId="77777777" w:rsidR="00586260" w:rsidRDefault="00000000">
            <w:pPr>
              <w:pStyle w:val="Compact"/>
              <w:spacing w:before="0" w:after="40"/>
            </w:pPr>
            <w:r>
              <w:rPr>
                <w:sz w:val="17"/>
              </w:rPr>
              <w:t xml:space="preserve">Percentual de territórios prioritários com mecanismo permanente de escuta da primeira infância em funcionamento.</w:t>
            </w:r>
          </w:p>
        </w:tc>
        <w:tc>
          <w:tcPr>
            <w:tcW w:w="1577" w:type="dxa"/>
          </w:tcPr>
          <w:p w14:paraId="10616F7B" w14:textId="77777777" w:rsidR="00586260" w:rsidRDefault="00000000">
            <w:pPr>
              <w:pStyle w:val="Compact"/>
              <w:spacing w:before="0" w:after="40"/>
            </w:pPr>
            <w:r>
              <w:rPr>
                <w:sz w:val="17"/>
              </w:rPr>
              <w:t xml:space="preserve">Participação territorial; proporção</w:t>
            </w:r>
          </w:p>
        </w:tc>
        <w:tc>
          <w:tcPr>
            <w:tcW w:w="2725" w:type="dxa"/>
          </w:tcPr>
          <w:p w14:paraId="10616F7C" w14:textId="77777777" w:rsidR="00586260" w:rsidRDefault="00000000">
            <w:pPr>
              <w:pStyle w:val="Compact"/>
              <w:spacing w:before="0" w:after="40"/>
            </w:pPr>
            <w:r>
              <w:rPr>
                <w:sz w:val="17"/>
              </w:rPr>
              <w:t xml:space="preserve">Territórios com mecanismo documentado, atividade, continuidade prevista e devolutiva ÷ territórios prioritários. Cada território uma vez.</w:t>
            </w:r>
          </w:p>
        </w:tc>
        <w:tc>
          <w:tcPr>
            <w:tcW w:w="2008" w:type="dxa"/>
          </w:tcPr>
          <w:p w14:paraId="10616F7D" w14:textId="77777777" w:rsidR="00586260" w:rsidRDefault="00000000">
            <w:pPr>
              <w:pStyle w:val="Compact"/>
              <w:spacing w:before="0" w:after="40"/>
            </w:pPr>
            <w:r>
              <w:rPr>
                <w:sz w:val="17"/>
              </w:rPr>
              <w:t xml:space="preserve">Registros de funcionamento, atividades e devolutivas dos mecanismos de participação.</w:t>
            </w:r>
          </w:p>
        </w:tc>
        <w:tc>
          <w:tcPr>
            <w:tcW w:w="1721" w:type="dxa"/>
          </w:tcPr>
          <w:p w14:paraId="10616F7E" w14:textId="77777777" w:rsidR="00586260" w:rsidRDefault="00000000">
            <w:pPr>
              <w:pStyle w:val="Compact"/>
              <w:spacing w:before="0" w:after="40"/>
            </w:pPr>
            <w:r>
              <w:rPr>
                <w:sz w:val="17"/>
              </w:rPr>
              <w:t xml:space="preserve">Anual.</w:t>
            </w:r>
          </w:p>
        </w:tc>
        <w:tc>
          <w:tcPr>
            <w:tcW w:w="2438" w:type="dxa"/>
          </w:tcPr>
          <w:p w14:paraId="10616F7F" w14:textId="77777777" w:rsidR="00586260" w:rsidRDefault="00000000">
            <w:pPr>
              <w:pStyle w:val="Compact"/>
              <w:spacing w:before="0" w:after="40"/>
            </w:pPr>
            <w:r>
              <w:rPr>
                <w:sz w:val="17"/>
              </w:rPr>
              <w:t xml:space="preserve">Não disponível na minuta.</w:t>
            </w:r>
          </w:p>
        </w:tc>
      </w:tr>
      <w:tr w:rsidR="00586260" w14:paraId="10616F88" w14:textId="77777777" w:rsidTr="00586260">
        <w:trPr>
          <w:cantSplit/>
        </w:trPr>
        <w:tc>
          <w:tcPr>
            <w:tcW w:w="1004" w:type="dxa"/>
          </w:tcPr>
          <w:p w14:paraId="10616F81" w14:textId="77777777" w:rsidR="00586260" w:rsidRDefault="00000000">
            <w:pPr>
              <w:pStyle w:val="Compact"/>
              <w:spacing w:before="0" w:after="40"/>
            </w:pPr>
            <w:r>
              <w:rPr>
                <w:sz w:val="17"/>
              </w:rPr>
              <w:t xml:space="preserve">A5.4-I01</w:t>
            </w:r>
          </w:p>
        </w:tc>
        <w:tc>
          <w:tcPr>
            <w:tcW w:w="2868" w:type="dxa"/>
          </w:tcPr>
          <w:p w14:paraId="10616F82" w14:textId="77777777" w:rsidR="00586260" w:rsidRDefault="00000000">
            <w:pPr>
              <w:pStyle w:val="Compact"/>
              <w:spacing w:before="0" w:after="40"/>
            </w:pPr>
            <w:r>
              <w:rPr>
                <w:sz w:val="17"/>
              </w:rPr>
              <w:t xml:space="preserve">Número de processos de escuta de crianças realizados no âmbito do PMPIA.</w:t>
            </w:r>
          </w:p>
        </w:tc>
        <w:tc>
          <w:tcPr>
            <w:tcW w:w="1577" w:type="dxa"/>
          </w:tcPr>
          <w:p w14:paraId="10616F83" w14:textId="77777777" w:rsidR="00586260" w:rsidRDefault="00000000">
            <w:pPr>
              <w:pStyle w:val="Compact"/>
              <w:spacing w:before="0" w:after="40"/>
            </w:pPr>
            <w:r>
              <w:rPr>
                <w:sz w:val="17"/>
              </w:rPr>
              <w:t xml:space="preserve">Participação infantil; contagem de processos</w:t>
            </w:r>
          </w:p>
        </w:tc>
        <w:tc>
          <w:tcPr>
            <w:tcW w:w="2725" w:type="dxa"/>
          </w:tcPr>
          <w:p w14:paraId="10616F84" w14:textId="77777777" w:rsidR="00586260" w:rsidRDefault="00000000">
            <w:pPr>
              <w:pStyle w:val="Compact"/>
              <w:spacing w:before="0" w:after="40"/>
            </w:pPr>
            <w:r>
              <w:rPr>
                <w:sz w:val="17"/>
              </w:rPr>
              <w:t xml:space="preserve">Contagem de ciclos de escuta com objetivo, método, contribuições e devolutiva documentados. Várias sessões do mesmo ciclo não são novos processos.</w:t>
            </w:r>
          </w:p>
        </w:tc>
        <w:tc>
          <w:tcPr>
            <w:tcW w:w="2008" w:type="dxa"/>
          </w:tcPr>
          <w:p w14:paraId="10616F85" w14:textId="77777777" w:rsidR="00586260" w:rsidRDefault="00000000">
            <w:pPr>
              <w:pStyle w:val="Compact"/>
              <w:spacing w:before="0" w:after="40"/>
            </w:pPr>
            <w:r>
              <w:rPr>
                <w:sz w:val="17"/>
              </w:rPr>
              <w:t xml:space="preserve">Documentação metodológica e registros protegidos de escuta/devolutiva.</w:t>
            </w:r>
          </w:p>
        </w:tc>
        <w:tc>
          <w:tcPr>
            <w:tcW w:w="1721" w:type="dxa"/>
          </w:tcPr>
          <w:p w14:paraId="10616F86" w14:textId="77777777" w:rsidR="00586260" w:rsidRDefault="00000000">
            <w:pPr>
              <w:pStyle w:val="Compact"/>
              <w:spacing w:before="0" w:after="40"/>
            </w:pPr>
            <w:r>
              <w:rPr>
                <w:sz w:val="17"/>
              </w:rPr>
              <w:t xml:space="preserve">Anual.</w:t>
            </w:r>
          </w:p>
        </w:tc>
        <w:tc>
          <w:tcPr>
            <w:tcW w:w="2438" w:type="dxa"/>
          </w:tcPr>
          <w:p w14:paraId="10616F87" w14:textId="77777777" w:rsidR="00586260" w:rsidRDefault="00000000">
            <w:pPr>
              <w:pStyle w:val="Compact"/>
              <w:spacing w:before="0" w:after="40"/>
            </w:pPr>
            <w:r>
              <w:rPr>
                <w:sz w:val="17"/>
              </w:rPr>
              <w:t xml:space="preserve">Não disponível na minuta.</w:t>
            </w:r>
          </w:p>
        </w:tc>
      </w:tr>
      <w:tr w:rsidR="00586260" w14:paraId="10616F90" w14:textId="77777777" w:rsidTr="00586260">
        <w:trPr>
          <w:cantSplit/>
        </w:trPr>
        <w:tc>
          <w:tcPr>
            <w:tcW w:w="1004" w:type="dxa"/>
          </w:tcPr>
          <w:p w14:paraId="10616F89" w14:textId="77777777" w:rsidR="00586260" w:rsidRDefault="00000000">
            <w:pPr>
              <w:pStyle w:val="Compact"/>
              <w:spacing w:before="0" w:after="40"/>
            </w:pPr>
            <w:r>
              <w:rPr>
                <w:sz w:val="17"/>
              </w:rPr>
              <w:t xml:space="preserve">A5.4-I02</w:t>
            </w:r>
          </w:p>
        </w:tc>
        <w:tc>
          <w:tcPr>
            <w:tcW w:w="2868" w:type="dxa"/>
          </w:tcPr>
          <w:p w14:paraId="10616F8A" w14:textId="77777777" w:rsidR="00586260" w:rsidRDefault="00000000">
            <w:pPr>
              <w:pStyle w:val="Compact"/>
              <w:spacing w:before="0" w:after="40"/>
            </w:pPr>
            <w:r>
              <w:rPr>
                <w:sz w:val="17"/>
              </w:rPr>
              <w:t xml:space="preserve">Existência de metodologia validada e replicável de escuta e participação das crianças.</w:t>
            </w:r>
          </w:p>
        </w:tc>
        <w:tc>
          <w:tcPr>
            <w:tcW w:w="1577" w:type="dxa"/>
          </w:tcPr>
          <w:p w14:paraId="10616F8B" w14:textId="77777777" w:rsidR="00586260" w:rsidRDefault="00000000">
            <w:pPr>
              <w:pStyle w:val="Compact"/>
              <w:spacing w:before="0" w:after="40"/>
            </w:pPr>
            <w:r>
              <w:rPr>
                <w:sz w:val="17"/>
              </w:rPr>
              <w:t xml:space="preserve">Capacidade metodológica; verificação documental</w:t>
            </w:r>
          </w:p>
        </w:tc>
        <w:tc>
          <w:tcPr>
            <w:tcW w:w="2725" w:type="dxa"/>
          </w:tcPr>
          <w:p w14:paraId="10616F8C" w14:textId="77777777" w:rsidR="00586260" w:rsidRDefault="00000000">
            <w:pPr>
              <w:pStyle w:val="Compact"/>
              <w:spacing w:before="0" w:after="40"/>
            </w:pPr>
            <w:r>
              <w:rPr>
                <w:sz w:val="17"/>
              </w:rPr>
              <w:t xml:space="preserve">Verificação de documento, versão, registro de validação e evidência de teste ou uso. Elaboração não equivale a validação.</w:t>
            </w:r>
          </w:p>
        </w:tc>
        <w:tc>
          <w:tcPr>
            <w:tcW w:w="2008" w:type="dxa"/>
          </w:tcPr>
          <w:p w14:paraId="10616F8D" w14:textId="77777777" w:rsidR="00586260" w:rsidRDefault="00000000">
            <w:pPr>
              <w:pStyle w:val="Compact"/>
              <w:spacing w:before="0" w:after="40"/>
            </w:pPr>
            <w:r>
              <w:rPr>
                <w:sz w:val="17"/>
              </w:rPr>
              <w:t xml:space="preserve">Documento metodológico, registro de validação e relatório de aplicação.</w:t>
            </w:r>
          </w:p>
        </w:tc>
        <w:tc>
          <w:tcPr>
            <w:tcW w:w="1721" w:type="dxa"/>
          </w:tcPr>
          <w:p w14:paraId="10616F8E" w14:textId="77777777" w:rsidR="00586260" w:rsidRDefault="00000000">
            <w:pPr>
              <w:pStyle w:val="Compact"/>
              <w:spacing w:before="0" w:after="40"/>
            </w:pPr>
            <w:r>
              <w:rPr>
                <w:sz w:val="17"/>
              </w:rPr>
              <w:t xml:space="preserve">Anual e a cada revisão da metodologia.</w:t>
            </w:r>
          </w:p>
        </w:tc>
        <w:tc>
          <w:tcPr>
            <w:tcW w:w="2438" w:type="dxa"/>
          </w:tcPr>
          <w:p w14:paraId="10616F8F" w14:textId="77777777" w:rsidR="00586260" w:rsidRDefault="00000000">
            <w:pPr>
              <w:pStyle w:val="Compact"/>
              <w:spacing w:before="0" w:after="40"/>
            </w:pPr>
            <w:r>
              <w:rPr>
                <w:sz w:val="17"/>
              </w:rPr>
              <w:t xml:space="preserve">Não disponível na minuta.</w:t>
            </w:r>
          </w:p>
        </w:tc>
      </w:tr>
      <w:tr w:rsidR="00586260" w14:paraId="10616F98" w14:textId="77777777" w:rsidTr="00586260">
        <w:trPr>
          <w:cantSplit/>
        </w:trPr>
        <w:tc>
          <w:tcPr>
            <w:tcW w:w="1004" w:type="dxa"/>
          </w:tcPr>
          <w:p w14:paraId="10616F91" w14:textId="77777777" w:rsidR="00586260" w:rsidRDefault="00000000">
            <w:pPr>
              <w:pStyle w:val="Compact"/>
              <w:spacing w:before="0" w:after="40"/>
            </w:pPr>
            <w:r>
              <w:rPr>
                <w:sz w:val="17"/>
              </w:rPr>
              <w:t xml:space="preserve">A5.4-I03</w:t>
            </w:r>
          </w:p>
        </w:tc>
        <w:tc>
          <w:tcPr>
            <w:tcW w:w="2868" w:type="dxa"/>
          </w:tcPr>
          <w:p w14:paraId="10616F92" w14:textId="77777777" w:rsidR="00586260" w:rsidRDefault="00000000">
            <w:pPr>
              <w:pStyle w:val="Compact"/>
              <w:spacing w:before="0" w:after="40"/>
            </w:pPr>
            <w:r>
              <w:rPr>
                <w:sz w:val="17"/>
              </w:rPr>
              <w:t xml:space="preserve">Incorporação das devolutivas infantis em documentos, diagnósticos ou decisões do PMPIA.</w:t>
            </w:r>
          </w:p>
        </w:tc>
        <w:tc>
          <w:tcPr>
            <w:tcW w:w="1577" w:type="dxa"/>
          </w:tcPr>
          <w:p w14:paraId="10616F93" w14:textId="77777777" w:rsidR="00586260" w:rsidRDefault="00000000">
            <w:pPr>
              <w:pStyle w:val="Compact"/>
              <w:spacing w:before="0" w:after="40"/>
            </w:pPr>
            <w:r>
              <w:rPr>
                <w:sz w:val="17"/>
              </w:rPr>
              <w:t xml:space="preserve">Influência da participação; evidência de resultado institucional</w:t>
            </w:r>
          </w:p>
        </w:tc>
        <w:tc>
          <w:tcPr>
            <w:tcW w:w="2725" w:type="dxa"/>
          </w:tcPr>
          <w:p w14:paraId="10616F94" w14:textId="77777777" w:rsidR="00586260" w:rsidRDefault="00000000">
            <w:pPr>
              <w:pStyle w:val="Compact"/>
              <w:spacing w:before="0" w:after="40"/>
            </w:pPr>
            <w:r>
              <w:rPr>
                <w:sz w:val="17"/>
              </w:rPr>
              <w:t xml:space="preserve">Verificação da ligação entre contribuição infantil, resposta e alteração em documento ou decisão. Justificativa para não incorporação registrada separadamente.</w:t>
            </w:r>
          </w:p>
        </w:tc>
        <w:tc>
          <w:tcPr>
            <w:tcW w:w="2008" w:type="dxa"/>
          </w:tcPr>
          <w:p w14:paraId="10616F95" w14:textId="77777777" w:rsidR="00586260" w:rsidRDefault="00000000">
            <w:pPr>
              <w:pStyle w:val="Compact"/>
              <w:spacing w:before="0" w:after="40"/>
            </w:pPr>
            <w:r>
              <w:rPr>
                <w:sz w:val="17"/>
              </w:rPr>
              <w:t xml:space="preserve">Registros de escuta, devolutivas e versões de documentos/decisões.</w:t>
            </w:r>
          </w:p>
        </w:tc>
        <w:tc>
          <w:tcPr>
            <w:tcW w:w="1721" w:type="dxa"/>
          </w:tcPr>
          <w:p w14:paraId="10616F96" w14:textId="77777777" w:rsidR="00586260" w:rsidRDefault="00000000">
            <w:pPr>
              <w:pStyle w:val="Compact"/>
              <w:spacing w:before="0" w:after="40"/>
            </w:pPr>
            <w:r>
              <w:rPr>
                <w:sz w:val="17"/>
              </w:rPr>
              <w:t xml:space="preserve">Anual, acompanhando cada ciclo de escuta.</w:t>
            </w:r>
          </w:p>
        </w:tc>
        <w:tc>
          <w:tcPr>
            <w:tcW w:w="2438" w:type="dxa"/>
          </w:tcPr>
          <w:p w14:paraId="10616F97" w14:textId="77777777" w:rsidR="00586260" w:rsidRDefault="00000000">
            <w:pPr>
              <w:pStyle w:val="Compact"/>
              <w:spacing w:before="0" w:after="40"/>
            </w:pPr>
            <w:r>
              <w:rPr>
                <w:sz w:val="17"/>
              </w:rPr>
              <w:t xml:space="preserve">Não disponível na minuta.</w:t>
            </w:r>
          </w:p>
        </w:tc>
      </w:tr>
      <w:tr w:rsidR="00586260" w14:paraId="10616FA0" w14:textId="77777777" w:rsidTr="00586260">
        <w:trPr>
          <w:cantSplit/>
        </w:trPr>
        <w:tc>
          <w:tcPr>
            <w:tcW w:w="1004" w:type="dxa"/>
          </w:tcPr>
          <w:p w14:paraId="10616F99" w14:textId="77777777" w:rsidR="00586260" w:rsidRDefault="00000000">
            <w:pPr>
              <w:pStyle w:val="Compact"/>
              <w:spacing w:before="0" w:after="40"/>
            </w:pPr>
            <w:r>
              <w:rPr>
                <w:sz w:val="17"/>
              </w:rPr>
              <w:t xml:space="preserve">A1.4b-I01</w:t>
            </w:r>
          </w:p>
        </w:tc>
        <w:tc>
          <w:tcPr>
            <w:tcW w:w="2868" w:type="dxa"/>
          </w:tcPr>
          <w:p w14:paraId="10616F9A" w14:textId="77777777" w:rsidR="00586260" w:rsidRDefault="00000000">
            <w:pPr>
              <w:pStyle w:val="Compact"/>
              <w:spacing w:before="0" w:after="40"/>
            </w:pPr>
            <w:r>
              <w:rPr>
                <w:sz w:val="17"/>
              </w:rPr>
              <w:t xml:space="preserve">Percentual de domicílios com crianças de 0 a 6 anos com acesso adequado à água e ao esgotamento sanitário em territórios prioritários, com recorte de raça/cor quando disponível.</w:t>
            </w:r>
          </w:p>
        </w:tc>
        <w:tc>
          <w:tcPr>
            <w:tcW w:w="1577" w:type="dxa"/>
          </w:tcPr>
          <w:p w14:paraId="10616F9B" w14:textId="77777777" w:rsidR="00586260" w:rsidRDefault="00000000">
            <w:pPr>
              <w:pStyle w:val="Compact"/>
              <w:spacing w:before="0" w:after="40"/>
            </w:pPr>
            <w:r>
              <w:rPr>
                <w:sz w:val="17"/>
              </w:rPr>
              <w:t xml:space="preserve">Condição domiciliar; proporção</w:t>
            </w:r>
          </w:p>
        </w:tc>
        <w:tc>
          <w:tcPr>
            <w:tcW w:w="2725" w:type="dxa"/>
          </w:tcPr>
          <w:p w14:paraId="10616F9C" w14:textId="77777777" w:rsidR="00586260" w:rsidRDefault="00000000">
            <w:pPr>
              <w:pStyle w:val="Compact"/>
              <w:spacing w:before="0" w:after="40"/>
            </w:pPr>
            <w:r>
              <w:rPr>
                <w:sz w:val="17"/>
              </w:rPr>
              <w:t xml:space="preserve">Domicílios que atendem simultaneamente aos critérios de água e esgotamento ÷ domicílios elegíveis. Cada domicílio uma vez; adequação e recorte racial a definir.</w:t>
            </w:r>
          </w:p>
        </w:tc>
        <w:tc>
          <w:tcPr>
            <w:tcW w:w="2008" w:type="dxa"/>
          </w:tcPr>
          <w:p w14:paraId="10616F9D" w14:textId="77777777" w:rsidR="00586260" w:rsidRDefault="00000000">
            <w:pPr>
              <w:pStyle w:val="Compact"/>
              <w:spacing w:before="0" w:after="40"/>
            </w:pPr>
            <w:r>
              <w:rPr>
                <w:sz w:val="17"/>
              </w:rPr>
              <w:t xml:space="preserve">Censo ou cadastro domiciliar validado; indicar qual foi utilizado e seu alcance.</w:t>
            </w:r>
          </w:p>
        </w:tc>
        <w:tc>
          <w:tcPr>
            <w:tcW w:w="1721" w:type="dxa"/>
          </w:tcPr>
          <w:p w14:paraId="10616F9E" w14:textId="77777777" w:rsidR="00586260" w:rsidRDefault="00000000">
            <w:pPr>
              <w:pStyle w:val="Compact"/>
              <w:spacing w:before="0" w:after="40"/>
            </w:pPr>
            <w:r>
              <w:rPr>
                <w:sz w:val="17"/>
              </w:rPr>
              <w:t xml:space="preserve">Conforme atualização da base, com referência anual à última informação disponível.</w:t>
            </w:r>
          </w:p>
        </w:tc>
        <w:tc>
          <w:tcPr>
            <w:tcW w:w="2438" w:type="dxa"/>
          </w:tcPr>
          <w:p w14:paraId="10616F9F" w14:textId="77777777" w:rsidR="00586260" w:rsidRDefault="00000000">
            <w:pPr>
              <w:pStyle w:val="Compact"/>
              <w:spacing w:before="0" w:after="40"/>
            </w:pPr>
            <w:r>
              <w:rPr>
                <w:sz w:val="17"/>
              </w:rPr>
              <w:t xml:space="preserve">Linha de base não calculada para os dois requisitos simultâneos. Fonte potencial: extração provisória do Cadastro Único (IPP, agosto de 2026) sobre banheiro, água e esgotamento em domicílios com crianças de 0 a 3 e de 4 a 6 anos; valores a validar antes do uso.</w:t>
            </w:r>
          </w:p>
        </w:tc>
      </w:tr>
      <w:tr w:rsidR="00586260" w14:paraId="10616FA8" w14:textId="77777777" w:rsidTr="00586260">
        <w:trPr>
          <w:cantSplit/>
        </w:trPr>
        <w:tc>
          <w:tcPr>
            <w:tcW w:w="1004" w:type="dxa"/>
          </w:tcPr>
          <w:p w14:paraId="10616FA1" w14:textId="77777777" w:rsidR="00586260" w:rsidRDefault="00000000">
            <w:pPr>
              <w:pStyle w:val="Compact"/>
              <w:spacing w:before="0" w:after="40"/>
            </w:pPr>
            <w:r>
              <w:rPr>
                <w:sz w:val="17"/>
              </w:rPr>
              <w:t xml:space="preserve">A4.3-I01</w:t>
            </w:r>
          </w:p>
        </w:tc>
        <w:tc>
          <w:tcPr>
            <w:tcW w:w="2868" w:type="dxa"/>
          </w:tcPr>
          <w:p w14:paraId="10616FA2" w14:textId="77777777" w:rsidR="00586260" w:rsidRDefault="00000000">
            <w:pPr>
              <w:pStyle w:val="Compact"/>
              <w:spacing w:before="0" w:after="40"/>
            </w:pPr>
            <w:r>
              <w:rPr>
                <w:sz w:val="17"/>
              </w:rPr>
              <w:t xml:space="preserve">Percentual de bebês elegíveis com visita domiciliar registrada na janela de acompanhamento pactuada pela SMS, com estratificação por idade na primeira visita, raça/cor e território.</w:t>
            </w:r>
          </w:p>
        </w:tc>
        <w:tc>
          <w:tcPr>
            <w:tcW w:w="1577" w:type="dxa"/>
          </w:tcPr>
          <w:p w14:paraId="10616FA3" w14:textId="77777777" w:rsidR="00586260" w:rsidRDefault="00000000">
            <w:pPr>
              <w:pStyle w:val="Compact"/>
              <w:spacing w:before="0" w:after="40"/>
            </w:pPr>
            <w:r>
              <w:rPr>
                <w:sz w:val="17"/>
              </w:rPr>
              <w:t xml:space="preserve">Cobertura de acompanhamento domiciliar</w:t>
            </w:r>
          </w:p>
        </w:tc>
        <w:tc>
          <w:tcPr>
            <w:tcW w:w="2725" w:type="dxa"/>
          </w:tcPr>
          <w:p w14:paraId="10616FA4" w14:textId="77777777" w:rsidR="00586260" w:rsidRDefault="00000000">
            <w:pPr>
              <w:pStyle w:val="Compact"/>
              <w:spacing w:before="0" w:after="40"/>
            </w:pPr>
            <w:r>
              <w:rPr>
                <w:sz w:val="17"/>
              </w:rPr>
              <w:t xml:space="preserve">Bebês com visita realizada na janela definida ÷ bebês elegíveis da mesma coorte encerrada. Primeira visita e seguimento separados; parâmetros a definir pela SMS.</w:t>
            </w:r>
          </w:p>
        </w:tc>
        <w:tc>
          <w:tcPr>
            <w:tcW w:w="2008" w:type="dxa"/>
          </w:tcPr>
          <w:p w14:paraId="10616FA5" w14:textId="77777777" w:rsidR="00586260" w:rsidRDefault="00000000">
            <w:pPr>
              <w:pStyle w:val="Compact"/>
              <w:spacing w:before="0" w:after="40"/>
            </w:pPr>
            <w:r>
              <w:rPr>
                <w:sz w:val="17"/>
              </w:rPr>
              <w:t xml:space="preserve">Prontuário/registro de visitas e base de bebês elegíveis.</w:t>
            </w:r>
          </w:p>
        </w:tc>
        <w:tc>
          <w:tcPr>
            <w:tcW w:w="1721" w:type="dxa"/>
          </w:tcPr>
          <w:p w14:paraId="10616FA6" w14:textId="77777777" w:rsidR="00586260" w:rsidRDefault="00000000">
            <w:pPr>
              <w:pStyle w:val="Compact"/>
              <w:spacing w:before="0" w:after="40"/>
            </w:pPr>
            <w:r>
              <w:rPr>
                <w:sz w:val="17"/>
              </w:rPr>
              <w:t xml:space="preserve">Trimestral por coorte e consolidação anual.</w:t>
            </w:r>
          </w:p>
        </w:tc>
        <w:tc>
          <w:tcPr>
            <w:tcW w:w="2438" w:type="dxa"/>
          </w:tcPr>
          <w:p w14:paraId="10616FA7" w14:textId="77777777" w:rsidR="00586260" w:rsidRDefault="00000000">
            <w:pPr>
              <w:pStyle w:val="Compact"/>
              <w:spacing w:before="0" w:after="40"/>
            </w:pPr>
            <w:r>
              <w:rPr>
                <w:sz w:val="17"/>
              </w:rPr>
              <w:t xml:space="preserve">Não disponível na minuta.</w:t>
            </w:r>
          </w:p>
        </w:tc>
      </w:tr>
      <w:tr w:rsidR="00586260" w14:paraId="10616FB0" w14:textId="77777777" w:rsidTr="00586260">
        <w:trPr>
          <w:cantSplit/>
        </w:trPr>
        <w:tc>
          <w:tcPr>
            <w:tcW w:w="1004" w:type="dxa"/>
          </w:tcPr>
          <w:p w14:paraId="10616FA9" w14:textId="77777777" w:rsidR="00586260" w:rsidRDefault="00000000">
            <w:pPr>
              <w:pStyle w:val="Compact"/>
              <w:spacing w:before="0" w:after="40"/>
            </w:pPr>
            <w:r>
              <w:rPr>
                <w:sz w:val="17"/>
              </w:rPr>
              <w:t xml:space="preserve">A4.3-I02</w:t>
            </w:r>
          </w:p>
        </w:tc>
        <w:tc>
          <w:tcPr>
            <w:tcW w:w="2868" w:type="dxa"/>
          </w:tcPr>
          <w:p w14:paraId="10616FAA" w14:textId="77777777" w:rsidR="00586260" w:rsidRDefault="00000000">
            <w:pPr>
              <w:pStyle w:val="Compact"/>
              <w:spacing w:before="0" w:after="40"/>
            </w:pPr>
            <w:r>
              <w:rPr>
                <w:sz w:val="17"/>
              </w:rPr>
              <w:t xml:space="preserve">Registro documentado do uso de conteúdo antirracista do cuidado nas visitas domiciliares, conforme instrumento de acompanhamento a pactuar.</w:t>
            </w:r>
          </w:p>
        </w:tc>
        <w:tc>
          <w:tcPr>
            <w:tcW w:w="1577" w:type="dxa"/>
          </w:tcPr>
          <w:p w14:paraId="10616FAB" w14:textId="77777777" w:rsidR="00586260" w:rsidRDefault="00000000">
            <w:pPr>
              <w:pStyle w:val="Compact"/>
              <w:spacing w:before="0" w:after="40"/>
            </w:pPr>
            <w:r>
              <w:rPr>
                <w:sz w:val="17"/>
              </w:rPr>
              <w:t xml:space="preserve">Qualidade do processo de cuidado; verificação documental</w:t>
            </w:r>
          </w:p>
        </w:tc>
        <w:tc>
          <w:tcPr>
            <w:tcW w:w="2725" w:type="dxa"/>
          </w:tcPr>
          <w:p w14:paraId="10616FAC" w14:textId="77777777" w:rsidR="00586260" w:rsidRDefault="00000000">
            <w:pPr>
              <w:pStyle w:val="Compact"/>
              <w:spacing w:before="0" w:after="40"/>
            </w:pPr>
            <w:r>
              <w:rPr>
                <w:sz w:val="17"/>
              </w:rPr>
              <w:t xml:space="preserve">Verificação documental de conteúdo antirracista nas visitas, conforme instrumento e universo definidos. Existência de campo preenchido não comprova qualidade da prática.</w:t>
            </w:r>
          </w:p>
        </w:tc>
        <w:tc>
          <w:tcPr>
            <w:tcW w:w="2008" w:type="dxa"/>
          </w:tcPr>
          <w:p w14:paraId="10616FAD" w14:textId="77777777" w:rsidR="00586260" w:rsidRDefault="00000000">
            <w:pPr>
              <w:pStyle w:val="Compact"/>
              <w:spacing w:before="0" w:after="40"/>
            </w:pPr>
            <w:r>
              <w:rPr>
                <w:sz w:val="17"/>
              </w:rPr>
              <w:t xml:space="preserve">Instrumento de visita e registros de supervisão, com proteção das famílias.</w:t>
            </w:r>
          </w:p>
        </w:tc>
        <w:tc>
          <w:tcPr>
            <w:tcW w:w="1721" w:type="dxa"/>
          </w:tcPr>
          <w:p w14:paraId="10616FAE" w14:textId="77777777" w:rsidR="00586260" w:rsidRDefault="00000000">
            <w:pPr>
              <w:pStyle w:val="Compact"/>
              <w:spacing w:before="0" w:after="40"/>
            </w:pPr>
            <w:r>
              <w:rPr>
                <w:sz w:val="17"/>
              </w:rPr>
              <w:t xml:space="preserve">Anual, com acompanhamento de implementação.</w:t>
            </w:r>
          </w:p>
        </w:tc>
        <w:tc>
          <w:tcPr>
            <w:tcW w:w="2438" w:type="dxa"/>
          </w:tcPr>
          <w:p w14:paraId="10616FAF" w14:textId="77777777" w:rsidR="00586260" w:rsidRDefault="00000000">
            <w:pPr>
              <w:pStyle w:val="Compact"/>
              <w:spacing w:before="0" w:after="40"/>
            </w:pPr>
            <w:r>
              <w:rPr>
                <w:sz w:val="17"/>
              </w:rPr>
              <w:t xml:space="preserve">Não disponível na minuta.</w:t>
            </w:r>
          </w:p>
        </w:tc>
      </w:tr>
      <w:tr w:rsidR="00586260" w14:paraId="10616FB8" w14:textId="77777777" w:rsidTr="00586260">
        <w:trPr>
          <w:cantSplit/>
        </w:trPr>
        <w:tc>
          <w:tcPr>
            <w:tcW w:w="1004" w:type="dxa"/>
          </w:tcPr>
          <w:p w14:paraId="10616FB1" w14:textId="77777777" w:rsidR="00586260" w:rsidRDefault="00000000">
            <w:pPr>
              <w:pStyle w:val="Compact"/>
              <w:spacing w:before="0" w:after="40"/>
            </w:pPr>
            <w:r>
              <w:rPr>
                <w:sz w:val="17"/>
              </w:rPr>
              <w:t xml:space="preserve">A5.3-I01</w:t>
            </w:r>
          </w:p>
        </w:tc>
        <w:tc>
          <w:tcPr>
            <w:tcW w:w="2868" w:type="dxa"/>
          </w:tcPr>
          <w:p w14:paraId="10616FB2" w14:textId="77777777" w:rsidR="00586260" w:rsidRDefault="00000000">
            <w:pPr>
              <w:pStyle w:val="Compact"/>
              <w:spacing w:before="0" w:after="40"/>
            </w:pPr>
            <w:r>
              <w:rPr>
                <w:sz w:val="17"/>
              </w:rPr>
              <w:t xml:space="preserve">Número de iniciativas comunitárias apoiadas ou articuladas pelo PMPIA (coletivos, associações, lideranças locais).</w:t>
            </w:r>
          </w:p>
        </w:tc>
        <w:tc>
          <w:tcPr>
            <w:tcW w:w="1577" w:type="dxa"/>
          </w:tcPr>
          <w:p w14:paraId="10616FB3" w14:textId="77777777" w:rsidR="00586260" w:rsidRDefault="00000000">
            <w:pPr>
              <w:pStyle w:val="Compact"/>
              <w:spacing w:before="0" w:after="40"/>
            </w:pPr>
            <w:r>
              <w:rPr>
                <w:sz w:val="17"/>
              </w:rPr>
              <w:t xml:space="preserve">Articulação comunitária; contagem</w:t>
            </w:r>
          </w:p>
        </w:tc>
        <w:tc>
          <w:tcPr>
            <w:tcW w:w="2725" w:type="dxa"/>
          </w:tcPr>
          <w:p w14:paraId="10616FB4" w14:textId="77777777" w:rsidR="00586260" w:rsidRDefault="00000000">
            <w:pPr>
              <w:pStyle w:val="Compact"/>
              <w:spacing w:before="0" w:after="40"/>
            </w:pPr>
            <w:r>
              <w:rPr>
                <w:sz w:val="17"/>
              </w:rPr>
              <w:t xml:space="preserve">Contagem de iniciativas distintas com atividade e apoio ou articulação documentados. Sobreposição com indicadores culturais identificada, sem soma automática.</w:t>
            </w:r>
          </w:p>
        </w:tc>
        <w:tc>
          <w:tcPr>
            <w:tcW w:w="2008" w:type="dxa"/>
          </w:tcPr>
          <w:p w14:paraId="10616FB5" w14:textId="77777777" w:rsidR="00586260" w:rsidRDefault="00000000">
            <w:pPr>
              <w:pStyle w:val="Compact"/>
              <w:spacing w:before="0" w:after="40"/>
            </w:pPr>
            <w:r>
              <w:rPr>
                <w:sz w:val="17"/>
              </w:rPr>
              <w:t xml:space="preserve">Cadastros e registros de atividade e articulação comunitária.</w:t>
            </w:r>
          </w:p>
        </w:tc>
        <w:tc>
          <w:tcPr>
            <w:tcW w:w="1721" w:type="dxa"/>
          </w:tcPr>
          <w:p w14:paraId="10616FB6" w14:textId="77777777" w:rsidR="00586260" w:rsidRDefault="00000000">
            <w:pPr>
              <w:pStyle w:val="Compact"/>
              <w:spacing w:before="0" w:after="40"/>
            </w:pPr>
            <w:r>
              <w:rPr>
                <w:sz w:val="17"/>
              </w:rPr>
              <w:t xml:space="preserve">Anual.</w:t>
            </w:r>
          </w:p>
        </w:tc>
        <w:tc>
          <w:tcPr>
            <w:tcW w:w="2438" w:type="dxa"/>
          </w:tcPr>
          <w:p w14:paraId="10616FB7" w14:textId="77777777" w:rsidR="00586260" w:rsidRDefault="00000000">
            <w:pPr>
              <w:pStyle w:val="Compact"/>
              <w:spacing w:before="0" w:after="40"/>
            </w:pPr>
            <w:r>
              <w:rPr>
                <w:sz w:val="17"/>
              </w:rPr>
              <w:t xml:space="preserve">Não disponível na minuta.</w:t>
            </w:r>
          </w:p>
        </w:tc>
      </w:tr>
      <w:tr w:rsidR="00586260" w14:paraId="10616FC0" w14:textId="77777777" w:rsidTr="00586260">
        <w:trPr>
          <w:cantSplit/>
        </w:trPr>
        <w:tc>
          <w:tcPr>
            <w:tcW w:w="1004" w:type="dxa"/>
          </w:tcPr>
          <w:p w14:paraId="10616FB9" w14:textId="77777777" w:rsidR="00586260" w:rsidRDefault="00000000">
            <w:pPr>
              <w:pStyle w:val="Compact"/>
              <w:spacing w:before="0" w:after="40"/>
            </w:pPr>
            <w:r>
              <w:rPr>
                <w:sz w:val="17"/>
              </w:rPr>
              <w:t xml:space="preserve">A5.3-I02</w:t>
            </w:r>
          </w:p>
        </w:tc>
        <w:tc>
          <w:tcPr>
            <w:tcW w:w="2868" w:type="dxa"/>
          </w:tcPr>
          <w:p w14:paraId="10616FBA" w14:textId="77777777" w:rsidR="00586260" w:rsidRDefault="00000000">
            <w:pPr>
              <w:pStyle w:val="Compact"/>
              <w:spacing w:before="0" w:after="40"/>
            </w:pPr>
            <w:r>
              <w:rPr>
                <w:sz w:val="17"/>
              </w:rPr>
              <w:t xml:space="preserve">Percentual de territórios com redes comunitárias ativas de promoção da primeira infância.</w:t>
            </w:r>
          </w:p>
        </w:tc>
        <w:tc>
          <w:tcPr>
            <w:tcW w:w="1577" w:type="dxa"/>
          </w:tcPr>
          <w:p w14:paraId="10616FBB" w14:textId="77777777" w:rsidR="00586260" w:rsidRDefault="00000000">
            <w:pPr>
              <w:pStyle w:val="Compact"/>
              <w:spacing w:before="0" w:after="40"/>
            </w:pPr>
            <w:r>
              <w:rPr>
                <w:sz w:val="17"/>
              </w:rPr>
              <w:t xml:space="preserve">Rede territorial de cuidado; proporção</w:t>
            </w:r>
          </w:p>
        </w:tc>
        <w:tc>
          <w:tcPr>
            <w:tcW w:w="2725" w:type="dxa"/>
          </w:tcPr>
          <w:p w14:paraId="10616FBC" w14:textId="77777777" w:rsidR="00586260" w:rsidRDefault="00000000">
            <w:pPr>
              <w:pStyle w:val="Compact"/>
              <w:spacing w:before="0" w:after="40"/>
            </w:pPr>
            <w:r>
              <w:rPr>
                <w:sz w:val="17"/>
              </w:rPr>
              <w:t xml:space="preserve">Territórios com rede identificada e atividade conjunta documentada ÷ territórios do universo definido. Lista de contatos não comprova rede ativa.</w:t>
            </w:r>
          </w:p>
        </w:tc>
        <w:tc>
          <w:tcPr>
            <w:tcW w:w="2008" w:type="dxa"/>
          </w:tcPr>
          <w:p w14:paraId="10616FBD" w14:textId="77777777" w:rsidR="00586260" w:rsidRDefault="00000000">
            <w:pPr>
              <w:pStyle w:val="Compact"/>
              <w:spacing w:before="0" w:after="40"/>
            </w:pPr>
            <w:r>
              <w:rPr>
                <w:sz w:val="17"/>
              </w:rPr>
              <w:t xml:space="preserve">Mapeamento de redes e registros de ações conjuntas.</w:t>
            </w:r>
          </w:p>
        </w:tc>
        <w:tc>
          <w:tcPr>
            <w:tcW w:w="1721" w:type="dxa"/>
          </w:tcPr>
          <w:p w14:paraId="10616FBE" w14:textId="77777777" w:rsidR="00586260" w:rsidRDefault="00000000">
            <w:pPr>
              <w:pStyle w:val="Compact"/>
              <w:spacing w:before="0" w:after="40"/>
            </w:pPr>
            <w:r>
              <w:rPr>
                <w:sz w:val="17"/>
              </w:rPr>
              <w:t xml:space="preserve">Anual.</w:t>
            </w:r>
          </w:p>
        </w:tc>
        <w:tc>
          <w:tcPr>
            <w:tcW w:w="2438" w:type="dxa"/>
          </w:tcPr>
          <w:p w14:paraId="10616FBF" w14:textId="77777777" w:rsidR="00586260" w:rsidRDefault="00000000">
            <w:pPr>
              <w:pStyle w:val="Compact"/>
              <w:spacing w:before="0" w:after="40"/>
            </w:pPr>
            <w:r>
              <w:rPr>
                <w:sz w:val="17"/>
              </w:rPr>
              <w:t xml:space="preserve">Não disponível na minuta.</w:t>
            </w:r>
          </w:p>
        </w:tc>
      </w:tr>
      <w:tr w:rsidR="00586260" w14:paraId="10616FC8" w14:textId="77777777" w:rsidTr="00586260">
        <w:trPr>
          <w:cantSplit/>
        </w:trPr>
        <w:tc>
          <w:tcPr>
            <w:tcW w:w="1004" w:type="dxa"/>
          </w:tcPr>
          <w:p w14:paraId="10616FC1" w14:textId="77777777" w:rsidR="00586260" w:rsidRDefault="00000000">
            <w:pPr>
              <w:pStyle w:val="Compact"/>
              <w:spacing w:before="0" w:after="40"/>
            </w:pPr>
            <w:r>
              <w:rPr>
                <w:sz w:val="17"/>
              </w:rPr>
              <w:t xml:space="preserve">A5.3-I03</w:t>
            </w:r>
          </w:p>
        </w:tc>
        <w:tc>
          <w:tcPr>
            <w:tcW w:w="2868" w:type="dxa"/>
          </w:tcPr>
          <w:p w14:paraId="10616FC2" w14:textId="77777777" w:rsidR="00586260" w:rsidRDefault="00000000">
            <w:pPr>
              <w:pStyle w:val="Compact"/>
              <w:spacing w:before="0" w:after="40"/>
            </w:pPr>
            <w:r>
              <w:rPr>
                <w:sz w:val="17"/>
              </w:rPr>
              <w:t xml:space="preserve">Existência de ações intersetoriais de mobilização comunitária.</w:t>
            </w:r>
          </w:p>
        </w:tc>
        <w:tc>
          <w:tcPr>
            <w:tcW w:w="1577" w:type="dxa"/>
          </w:tcPr>
          <w:p w14:paraId="10616FC3" w14:textId="77777777" w:rsidR="00586260" w:rsidRDefault="00000000">
            <w:pPr>
              <w:pStyle w:val="Compact"/>
              <w:spacing w:before="0" w:after="40"/>
            </w:pPr>
            <w:r>
              <w:rPr>
                <w:sz w:val="17"/>
              </w:rPr>
              <w:t xml:space="preserve">Mobilização intersetorial; verificação documental</w:t>
            </w:r>
          </w:p>
        </w:tc>
        <w:tc>
          <w:tcPr>
            <w:tcW w:w="2725" w:type="dxa"/>
          </w:tcPr>
          <w:p w14:paraId="10616FC4" w14:textId="77777777" w:rsidR="00586260" w:rsidRDefault="00000000">
            <w:pPr>
              <w:pStyle w:val="Compact"/>
              <w:spacing w:before="0" w:after="40"/>
            </w:pPr>
            <w:r>
              <w:rPr>
                <w:sz w:val="17"/>
              </w:rPr>
              <w:t xml:space="preserve">Verificação de ação realizada, setores efetivamente participantes e encaminhamentos. Presença nominal em divulgação não comprova atuação intersetorial.</w:t>
            </w:r>
          </w:p>
        </w:tc>
        <w:tc>
          <w:tcPr>
            <w:tcW w:w="2008" w:type="dxa"/>
          </w:tcPr>
          <w:p w14:paraId="10616FC5" w14:textId="77777777" w:rsidR="00586260" w:rsidRDefault="00000000">
            <w:pPr>
              <w:pStyle w:val="Compact"/>
              <w:spacing w:before="0" w:after="40"/>
            </w:pPr>
            <w:r>
              <w:rPr>
                <w:sz w:val="17"/>
              </w:rPr>
              <w:t xml:space="preserve">Planos, registros de execução e encaminhamentos das ações.</w:t>
            </w:r>
          </w:p>
        </w:tc>
        <w:tc>
          <w:tcPr>
            <w:tcW w:w="1721" w:type="dxa"/>
          </w:tcPr>
          <w:p w14:paraId="10616FC6" w14:textId="77777777" w:rsidR="00586260" w:rsidRDefault="00000000">
            <w:pPr>
              <w:pStyle w:val="Compact"/>
              <w:spacing w:before="0" w:after="40"/>
            </w:pPr>
            <w:r>
              <w:rPr>
                <w:sz w:val="17"/>
              </w:rPr>
              <w:t xml:space="preserve">Anual.</w:t>
            </w:r>
          </w:p>
        </w:tc>
        <w:tc>
          <w:tcPr>
            <w:tcW w:w="2438" w:type="dxa"/>
          </w:tcPr>
          <w:p w14:paraId="10616FC7" w14:textId="77777777" w:rsidR="00586260" w:rsidRDefault="00000000">
            <w:pPr>
              <w:pStyle w:val="Compact"/>
              <w:spacing w:before="0" w:after="40"/>
            </w:pPr>
            <w:r>
              <w:rPr>
                <w:sz w:val="17"/>
              </w:rPr>
              <w:t xml:space="preserve">Não disponível na minuta.</w:t>
            </w:r>
          </w:p>
        </w:tc>
      </w:tr>
      <w:tr w:rsidR="00586260" w14:paraId="10616FD0" w14:textId="77777777" w:rsidTr="00586260">
        <w:trPr>
          <w:cantSplit/>
        </w:trPr>
        <w:tc>
          <w:tcPr>
            <w:tcW w:w="1004" w:type="dxa"/>
          </w:tcPr>
          <w:p w14:paraId="10616FC9" w14:textId="77777777" w:rsidR="00586260" w:rsidRDefault="00000000">
            <w:pPr>
              <w:pStyle w:val="Compact"/>
              <w:spacing w:before="0" w:after="40"/>
            </w:pPr>
            <w:r>
              <w:rPr>
                <w:sz w:val="17"/>
              </w:rPr>
              <w:t xml:space="preserve">A5.3-I04</w:t>
            </w:r>
          </w:p>
        </w:tc>
        <w:tc>
          <w:tcPr>
            <w:tcW w:w="2868" w:type="dxa"/>
          </w:tcPr>
          <w:p w14:paraId="10616FCA" w14:textId="77777777" w:rsidR="00586260" w:rsidRDefault="00000000">
            <w:pPr>
              <w:pStyle w:val="Compact"/>
              <w:spacing w:before="0" w:after="40"/>
            </w:pPr>
            <w:r>
              <w:rPr>
                <w:sz w:val="17"/>
              </w:rPr>
              <w:t xml:space="preserve">Número de parcerias estabelecidas com organizações da sociedade civil e movimentos sociais.</w:t>
            </w:r>
          </w:p>
        </w:tc>
        <w:tc>
          <w:tcPr>
            <w:tcW w:w="1577" w:type="dxa"/>
          </w:tcPr>
          <w:p w14:paraId="10616FCB" w14:textId="77777777" w:rsidR="00586260" w:rsidRDefault="00000000">
            <w:pPr>
              <w:pStyle w:val="Compact"/>
              <w:spacing w:before="0" w:after="40"/>
            </w:pPr>
            <w:r>
              <w:rPr>
                <w:sz w:val="17"/>
              </w:rPr>
              <w:t xml:space="preserve">Cooperação comunitária; contagem</w:t>
            </w:r>
          </w:p>
        </w:tc>
        <w:tc>
          <w:tcPr>
            <w:tcW w:w="2725" w:type="dxa"/>
          </w:tcPr>
          <w:p w14:paraId="10616FCC" w14:textId="77777777" w:rsidR="00586260" w:rsidRDefault="00000000">
            <w:pPr>
              <w:pStyle w:val="Compact"/>
              <w:spacing w:before="0" w:after="40"/>
            </w:pPr>
            <w:r>
              <w:rPr>
                <w:sz w:val="17"/>
              </w:rPr>
              <w:t xml:space="preserve">Contagem de parcerias distintas com objeto, compromisso registrado e atividade conjunta, distinguindo formas de formalização. Reuniões não são novas parcerias.</w:t>
            </w:r>
          </w:p>
        </w:tc>
        <w:tc>
          <w:tcPr>
            <w:tcW w:w="2008" w:type="dxa"/>
          </w:tcPr>
          <w:p w14:paraId="10616FCD" w14:textId="77777777" w:rsidR="00586260" w:rsidRDefault="00000000">
            <w:pPr>
              <w:pStyle w:val="Compact"/>
              <w:spacing w:before="0" w:after="40"/>
            </w:pPr>
            <w:r>
              <w:rPr>
                <w:sz w:val="17"/>
              </w:rPr>
              <w:t xml:space="preserve">Registros de compromisso e execução conjunta.</w:t>
            </w:r>
          </w:p>
        </w:tc>
        <w:tc>
          <w:tcPr>
            <w:tcW w:w="1721" w:type="dxa"/>
          </w:tcPr>
          <w:p w14:paraId="10616FCE" w14:textId="77777777" w:rsidR="00586260" w:rsidRDefault="00000000">
            <w:pPr>
              <w:pStyle w:val="Compact"/>
              <w:spacing w:before="0" w:after="40"/>
            </w:pPr>
            <w:r>
              <w:rPr>
                <w:sz w:val="17"/>
              </w:rPr>
              <w:t xml:space="preserve">Anual.</w:t>
            </w:r>
          </w:p>
        </w:tc>
        <w:tc>
          <w:tcPr>
            <w:tcW w:w="2438" w:type="dxa"/>
          </w:tcPr>
          <w:p w14:paraId="10616FCF" w14:textId="77777777" w:rsidR="00586260" w:rsidRDefault="00000000">
            <w:pPr>
              <w:pStyle w:val="Compact"/>
              <w:spacing w:before="0" w:after="40"/>
            </w:pPr>
            <w:r>
              <w:rPr>
                <w:sz w:val="17"/>
              </w:rPr>
              <w:t xml:space="preserve">Não disponível na minuta.</w:t>
            </w:r>
          </w:p>
        </w:tc>
      </w:tr>
      <w:tr w:rsidR="00586260" w14:paraId="10616FD8" w14:textId="77777777" w:rsidTr="00586260">
        <w:trPr>
          <w:cantSplit/>
        </w:trPr>
        <w:tc>
          <w:tcPr>
            <w:tcW w:w="1004" w:type="dxa"/>
          </w:tcPr>
          <w:p w14:paraId="10616FD1" w14:textId="77777777" w:rsidR="00586260" w:rsidRDefault="00000000">
            <w:pPr>
              <w:pStyle w:val="Compact"/>
              <w:spacing w:before="0" w:after="40"/>
            </w:pPr>
            <w:r>
              <w:rPr>
                <w:sz w:val="17"/>
              </w:rPr>
              <w:t xml:space="preserve">A2.5-I01</w:t>
            </w:r>
          </w:p>
        </w:tc>
        <w:tc>
          <w:tcPr>
            <w:tcW w:w="2868" w:type="dxa"/>
          </w:tcPr>
          <w:p w14:paraId="10616FD2" w14:textId="77777777" w:rsidR="00586260" w:rsidRDefault="00000000">
            <w:pPr>
              <w:pStyle w:val="Compact"/>
              <w:spacing w:before="0" w:after="40"/>
            </w:pPr>
            <w:r>
              <w:rPr>
                <w:sz w:val="17"/>
              </w:rPr>
              <w:t xml:space="preserve">Número de equipamentos certificados.</w:t>
            </w:r>
          </w:p>
        </w:tc>
        <w:tc>
          <w:tcPr>
            <w:tcW w:w="1577" w:type="dxa"/>
          </w:tcPr>
          <w:p w14:paraId="10616FD3" w14:textId="77777777" w:rsidR="00586260" w:rsidRDefault="00000000">
            <w:pPr>
              <w:pStyle w:val="Compact"/>
              <w:spacing w:before="0" w:after="40"/>
            </w:pPr>
            <w:r>
              <w:rPr>
                <w:sz w:val="17"/>
              </w:rPr>
              <w:t xml:space="preserve">Reconhecimento institucional; estoque de certificações válidas</w:t>
            </w:r>
          </w:p>
        </w:tc>
        <w:tc>
          <w:tcPr>
            <w:tcW w:w="2725" w:type="dxa"/>
          </w:tcPr>
          <w:p w14:paraId="10616FD4" w14:textId="77777777" w:rsidR="00586260" w:rsidRDefault="00000000">
            <w:pPr>
              <w:pStyle w:val="Compact"/>
              <w:spacing w:before="0" w:after="40"/>
            </w:pPr>
            <w:r>
              <w:rPr>
                <w:sz w:val="17"/>
              </w:rPr>
              <w:t xml:space="preserve">Contagem de equipamentos únicos com certificação válida na data de corte. Novas certificações, renovações, suspensões e perdas separadas.</w:t>
            </w:r>
          </w:p>
        </w:tc>
        <w:tc>
          <w:tcPr>
            <w:tcW w:w="2008" w:type="dxa"/>
          </w:tcPr>
          <w:p w14:paraId="10616FD5" w14:textId="77777777" w:rsidR="00586260" w:rsidRDefault="00000000">
            <w:pPr>
              <w:pStyle w:val="Compact"/>
              <w:spacing w:before="0" w:after="40"/>
            </w:pPr>
            <w:r>
              <w:rPr>
                <w:sz w:val="17"/>
              </w:rPr>
              <w:t xml:space="preserve">Cadastro do Selo e decisões documentadas de certificação.</w:t>
            </w:r>
          </w:p>
        </w:tc>
        <w:tc>
          <w:tcPr>
            <w:tcW w:w="1721" w:type="dxa"/>
          </w:tcPr>
          <w:p w14:paraId="10616FD6" w14:textId="77777777" w:rsidR="00586260" w:rsidRDefault="00000000">
            <w:pPr>
              <w:pStyle w:val="Compact"/>
              <w:spacing w:before="0" w:after="40"/>
            </w:pPr>
            <w:r>
              <w:rPr>
                <w:sz w:val="17"/>
              </w:rPr>
              <w:t xml:space="preserve">Anual.</w:t>
            </w:r>
          </w:p>
        </w:tc>
        <w:tc>
          <w:tcPr>
            <w:tcW w:w="2438" w:type="dxa"/>
          </w:tcPr>
          <w:p w14:paraId="10616FD7" w14:textId="77777777" w:rsidR="00586260" w:rsidRDefault="00000000">
            <w:pPr>
              <w:pStyle w:val="Compact"/>
              <w:spacing w:before="0" w:after="40"/>
            </w:pPr>
            <w:r>
              <w:rPr>
                <w:sz w:val="17"/>
              </w:rPr>
              <w:t xml:space="preserve">Não disponível na minuta.</w:t>
            </w:r>
          </w:p>
        </w:tc>
      </w:tr>
      <w:tr w:rsidR="00586260" w14:paraId="10616FE0" w14:textId="77777777" w:rsidTr="00586260">
        <w:trPr>
          <w:cantSplit/>
        </w:trPr>
        <w:tc>
          <w:tcPr>
            <w:tcW w:w="1004" w:type="dxa"/>
          </w:tcPr>
          <w:p w14:paraId="10616FD9" w14:textId="77777777" w:rsidR="00586260" w:rsidRDefault="00000000">
            <w:pPr>
              <w:pStyle w:val="Compact"/>
              <w:spacing w:before="0" w:after="40"/>
            </w:pPr>
            <w:r>
              <w:rPr>
                <w:sz w:val="17"/>
              </w:rPr>
              <w:t xml:space="preserve">A5.1-I01</w:t>
            </w:r>
          </w:p>
        </w:tc>
        <w:tc>
          <w:tcPr>
            <w:tcW w:w="2868" w:type="dxa"/>
          </w:tcPr>
          <w:p w14:paraId="10616FDA" w14:textId="77777777" w:rsidR="00586260" w:rsidRDefault="00000000">
            <w:pPr>
              <w:pStyle w:val="Compact"/>
              <w:spacing w:before="0" w:after="40"/>
            </w:pPr>
            <w:r>
              <w:rPr>
                <w:sz w:val="17"/>
              </w:rPr>
              <w:t xml:space="preserve">Número de campanhas que envolvem distribuição de materiais informativos do PMPIA em linguagem acessível.</w:t>
            </w:r>
          </w:p>
        </w:tc>
        <w:tc>
          <w:tcPr>
            <w:tcW w:w="1577" w:type="dxa"/>
          </w:tcPr>
          <w:p w14:paraId="10616FDB" w14:textId="77777777" w:rsidR="00586260" w:rsidRDefault="00000000">
            <w:pPr>
              <w:pStyle w:val="Compact"/>
              <w:spacing w:before="0" w:after="40"/>
            </w:pPr>
            <w:r>
              <w:rPr>
                <w:sz w:val="17"/>
              </w:rPr>
              <w:t xml:space="preserve">Comunicação; contagem de campanhas</w:t>
            </w:r>
          </w:p>
        </w:tc>
        <w:tc>
          <w:tcPr>
            <w:tcW w:w="2725" w:type="dxa"/>
          </w:tcPr>
          <w:p w14:paraId="10616FDC" w14:textId="77777777" w:rsidR="00586260" w:rsidRDefault="00000000">
            <w:pPr>
              <w:pStyle w:val="Compact"/>
              <w:spacing w:before="0" w:after="40"/>
            </w:pPr>
            <w:r>
              <w:rPr>
                <w:sz w:val="17"/>
              </w:rPr>
              <w:t xml:space="preserve">Contagem de campanhas distintas com objetivo, materiais acessíveis e distribuição documentada. Peças da mesma campanha não são campanhas adicionais.</w:t>
            </w:r>
          </w:p>
        </w:tc>
        <w:tc>
          <w:tcPr>
            <w:tcW w:w="2008" w:type="dxa"/>
          </w:tcPr>
          <w:p w14:paraId="10616FDD" w14:textId="77777777" w:rsidR="00586260" w:rsidRDefault="00000000">
            <w:pPr>
              <w:pStyle w:val="Compact"/>
              <w:spacing w:before="0" w:after="40"/>
            </w:pPr>
            <w:r>
              <w:rPr>
                <w:sz w:val="17"/>
              </w:rPr>
              <w:t xml:space="preserve">Plano de comunicação, materiais e registros de distribuição.</w:t>
            </w:r>
          </w:p>
        </w:tc>
        <w:tc>
          <w:tcPr>
            <w:tcW w:w="1721" w:type="dxa"/>
          </w:tcPr>
          <w:p w14:paraId="10616FDE" w14:textId="77777777" w:rsidR="00586260" w:rsidRDefault="00000000">
            <w:pPr>
              <w:pStyle w:val="Compact"/>
              <w:spacing w:before="0" w:after="40"/>
            </w:pPr>
            <w:r>
              <w:rPr>
                <w:sz w:val="17"/>
              </w:rPr>
              <w:t xml:space="preserve">Anual.</w:t>
            </w:r>
          </w:p>
        </w:tc>
        <w:tc>
          <w:tcPr>
            <w:tcW w:w="2438" w:type="dxa"/>
          </w:tcPr>
          <w:p w14:paraId="10616FDF" w14:textId="77777777" w:rsidR="00586260" w:rsidRDefault="00000000">
            <w:pPr>
              <w:pStyle w:val="Compact"/>
              <w:spacing w:before="0" w:after="40"/>
            </w:pPr>
            <w:r>
              <w:rPr>
                <w:sz w:val="17"/>
              </w:rPr>
              <w:t xml:space="preserve">Não disponível na minuta.</w:t>
            </w:r>
          </w:p>
        </w:tc>
      </w:tr>
      <w:tr w:rsidR="00586260" w14:paraId="10616FE8" w14:textId="77777777" w:rsidTr="00586260">
        <w:trPr>
          <w:cantSplit/>
        </w:trPr>
        <w:tc>
          <w:tcPr>
            <w:tcW w:w="1004" w:type="dxa"/>
          </w:tcPr>
          <w:p w14:paraId="10616FE1" w14:textId="77777777" w:rsidR="00586260" w:rsidRDefault="00000000">
            <w:pPr>
              <w:pStyle w:val="Compact"/>
              <w:spacing w:before="0" w:after="40"/>
            </w:pPr>
            <w:r>
              <w:rPr>
                <w:sz w:val="17"/>
              </w:rPr>
              <w:t xml:space="preserve">A5.1-I02</w:t>
            </w:r>
          </w:p>
        </w:tc>
        <w:tc>
          <w:tcPr>
            <w:tcW w:w="2868" w:type="dxa"/>
          </w:tcPr>
          <w:p w14:paraId="10616FE2" w14:textId="77777777" w:rsidR="00586260" w:rsidRDefault="00000000">
            <w:pPr>
              <w:pStyle w:val="Compact"/>
              <w:spacing w:before="0" w:after="40"/>
            </w:pPr>
            <w:r>
              <w:rPr>
                <w:sz w:val="17"/>
              </w:rPr>
              <w:t xml:space="preserve">Quantidade de materiais informativos do PMPIA distribuídos.</w:t>
            </w:r>
          </w:p>
        </w:tc>
        <w:tc>
          <w:tcPr>
            <w:tcW w:w="1577" w:type="dxa"/>
          </w:tcPr>
          <w:p w14:paraId="10616FE3" w14:textId="77777777" w:rsidR="00586260" w:rsidRDefault="00000000">
            <w:pPr>
              <w:pStyle w:val="Compact"/>
              <w:spacing w:before="0" w:after="40"/>
            </w:pPr>
            <w:r>
              <w:rPr>
                <w:sz w:val="17"/>
              </w:rPr>
              <w:t xml:space="preserve">Comunicação; volume de distribuição</w:t>
            </w:r>
          </w:p>
        </w:tc>
        <w:tc>
          <w:tcPr>
            <w:tcW w:w="2725" w:type="dxa"/>
          </w:tcPr>
          <w:p w14:paraId="10616FE4" w14:textId="77777777" w:rsidR="00586260" w:rsidRDefault="00000000">
            <w:pPr>
              <w:pStyle w:val="Compact"/>
              <w:spacing w:before="0" w:after="40"/>
            </w:pPr>
            <w:r>
              <w:rPr>
                <w:sz w:val="17"/>
              </w:rPr>
              <w:t xml:space="preserve">Contagem de exemplares físicos entregues; downloads e envios digitais apresentados separadamente. Impressão, visualizações e pessoas alcançadas não são unidades equivalentes.</w:t>
            </w:r>
          </w:p>
        </w:tc>
        <w:tc>
          <w:tcPr>
            <w:tcW w:w="2008" w:type="dxa"/>
          </w:tcPr>
          <w:p w14:paraId="10616FE5" w14:textId="77777777" w:rsidR="00586260" w:rsidRDefault="00000000">
            <w:pPr>
              <w:pStyle w:val="Compact"/>
              <w:spacing w:before="0" w:after="40"/>
            </w:pPr>
            <w:r>
              <w:rPr>
                <w:sz w:val="17"/>
              </w:rPr>
              <w:t xml:space="preserve">Registros de saída/entrega e métricas digitais documentadas.</w:t>
            </w:r>
          </w:p>
        </w:tc>
        <w:tc>
          <w:tcPr>
            <w:tcW w:w="1721" w:type="dxa"/>
          </w:tcPr>
          <w:p w14:paraId="10616FE6" w14:textId="77777777" w:rsidR="00586260" w:rsidRDefault="00000000">
            <w:pPr>
              <w:pStyle w:val="Compact"/>
              <w:spacing w:before="0" w:after="40"/>
            </w:pPr>
            <w:r>
              <w:rPr>
                <w:sz w:val="17"/>
              </w:rPr>
              <w:t xml:space="preserve">Anual, com apuração por campanha.</w:t>
            </w:r>
          </w:p>
        </w:tc>
        <w:tc>
          <w:tcPr>
            <w:tcW w:w="2438" w:type="dxa"/>
          </w:tcPr>
          <w:p w14:paraId="10616FE7" w14:textId="77777777" w:rsidR="00586260" w:rsidRDefault="00000000">
            <w:pPr>
              <w:pStyle w:val="Compact"/>
              <w:spacing w:before="0" w:after="40"/>
            </w:pPr>
            <w:r>
              <w:rPr>
                <w:sz w:val="17"/>
              </w:rPr>
              <w:t xml:space="preserve">Não disponível na minuta.</w:t>
            </w:r>
          </w:p>
        </w:tc>
      </w:tr>
      <w:tr w:rsidR="00586260" w14:paraId="10616FF0" w14:textId="77777777" w:rsidTr="00586260">
        <w:trPr>
          <w:cantSplit/>
        </w:trPr>
        <w:tc>
          <w:tcPr>
            <w:tcW w:w="1004" w:type="dxa"/>
          </w:tcPr>
          <w:p w14:paraId="10616FE9" w14:textId="77777777" w:rsidR="00586260" w:rsidRDefault="00000000">
            <w:pPr>
              <w:pStyle w:val="Compact"/>
              <w:spacing w:before="0" w:after="40"/>
            </w:pPr>
            <w:r>
              <w:rPr>
                <w:sz w:val="17"/>
              </w:rPr>
              <w:t xml:space="preserve">A5.2-I01</w:t>
            </w:r>
          </w:p>
        </w:tc>
        <w:tc>
          <w:tcPr>
            <w:tcW w:w="2868" w:type="dxa"/>
          </w:tcPr>
          <w:p w14:paraId="10616FEA" w14:textId="77777777" w:rsidR="00586260" w:rsidRDefault="00000000">
            <w:pPr>
              <w:pStyle w:val="Compact"/>
              <w:spacing w:before="0" w:after="40"/>
            </w:pPr>
            <w:r>
              <w:rPr>
                <w:sz w:val="17"/>
              </w:rPr>
              <w:t xml:space="preserve">Número de processos participativos realizados anualmente no âmbito do PMPIA (audiências, oficinas, fóruns territoriais).</w:t>
            </w:r>
          </w:p>
        </w:tc>
        <w:tc>
          <w:tcPr>
            <w:tcW w:w="1577" w:type="dxa"/>
          </w:tcPr>
          <w:p w14:paraId="10616FEB" w14:textId="77777777" w:rsidR="00586260" w:rsidRDefault="00000000">
            <w:pPr>
              <w:pStyle w:val="Compact"/>
              <w:spacing w:before="0" w:after="40"/>
            </w:pPr>
            <w:r>
              <w:rPr>
                <w:sz w:val="17"/>
              </w:rPr>
              <w:t xml:space="preserve">Participação social na gestão; contagem</w:t>
            </w:r>
          </w:p>
        </w:tc>
        <w:tc>
          <w:tcPr>
            <w:tcW w:w="2725" w:type="dxa"/>
          </w:tcPr>
          <w:p w14:paraId="10616FEC" w14:textId="77777777" w:rsidR="00586260" w:rsidRDefault="00000000">
            <w:pPr>
              <w:pStyle w:val="Compact"/>
              <w:spacing w:before="0" w:after="40"/>
            </w:pPr>
            <w:r>
              <w:rPr>
                <w:sz w:val="17"/>
              </w:rPr>
              <w:t xml:space="preserve">Contagem de ciclos participativos com objeto, contribuições e devolutiva. Reuniões do mesmo ciclo não são novos processos.</w:t>
            </w:r>
          </w:p>
        </w:tc>
        <w:tc>
          <w:tcPr>
            <w:tcW w:w="2008" w:type="dxa"/>
          </w:tcPr>
          <w:p w14:paraId="10616FED" w14:textId="77777777" w:rsidR="00586260" w:rsidRDefault="00000000">
            <w:pPr>
              <w:pStyle w:val="Compact"/>
              <w:spacing w:before="0" w:after="40"/>
            </w:pPr>
            <w:r>
              <w:rPr>
                <w:sz w:val="17"/>
              </w:rPr>
              <w:t xml:space="preserve">Atas, registros participativos e devolutivas.</w:t>
            </w:r>
          </w:p>
        </w:tc>
        <w:tc>
          <w:tcPr>
            <w:tcW w:w="1721" w:type="dxa"/>
          </w:tcPr>
          <w:p w14:paraId="10616FEE" w14:textId="77777777" w:rsidR="00586260" w:rsidRDefault="00000000">
            <w:pPr>
              <w:pStyle w:val="Compact"/>
              <w:spacing w:before="0" w:after="40"/>
            </w:pPr>
            <w:r>
              <w:rPr>
                <w:sz w:val="17"/>
              </w:rPr>
              <w:t xml:space="preserve">Anual, conforme enunciado.</w:t>
            </w:r>
          </w:p>
        </w:tc>
        <w:tc>
          <w:tcPr>
            <w:tcW w:w="2438" w:type="dxa"/>
          </w:tcPr>
          <w:p w14:paraId="10616FEF" w14:textId="77777777" w:rsidR="00586260" w:rsidRDefault="00000000">
            <w:pPr>
              <w:pStyle w:val="Compact"/>
              <w:spacing w:before="0" w:after="40"/>
            </w:pPr>
            <w:r>
              <w:rPr>
                <w:sz w:val="17"/>
              </w:rPr>
              <w:t xml:space="preserve">Não disponível na minuta.</w:t>
            </w:r>
          </w:p>
        </w:tc>
      </w:tr>
      <w:tr w:rsidR="00586260" w14:paraId="10616FF8" w14:textId="77777777" w:rsidTr="00586260">
        <w:trPr>
          <w:cantSplit/>
        </w:trPr>
        <w:tc>
          <w:tcPr>
            <w:tcW w:w="1004" w:type="dxa"/>
          </w:tcPr>
          <w:p w14:paraId="10616FF1" w14:textId="77777777" w:rsidR="00586260" w:rsidRDefault="00000000">
            <w:pPr>
              <w:pStyle w:val="Compact"/>
              <w:spacing w:before="0" w:after="40"/>
            </w:pPr>
            <w:r>
              <w:rPr>
                <w:sz w:val="17"/>
              </w:rPr>
              <w:t xml:space="preserve">A3.2-I01</w:t>
            </w:r>
          </w:p>
        </w:tc>
        <w:tc>
          <w:tcPr>
            <w:tcW w:w="2868" w:type="dxa"/>
          </w:tcPr>
          <w:p w14:paraId="10616FF2" w14:textId="77777777" w:rsidR="00586260" w:rsidRDefault="00000000">
            <w:pPr>
              <w:pStyle w:val="Compact"/>
              <w:spacing w:before="0" w:after="40"/>
            </w:pPr>
            <w:r>
              <w:rPr>
                <w:sz w:val="17"/>
              </w:rPr>
              <w:t xml:space="preserve">Quantidade de planos de ação que incluam ao menos uma atividade voltada para a promoção da equidade racial, de acordo com a recomendação do INDIQUE.</w:t>
            </w:r>
          </w:p>
        </w:tc>
        <w:tc>
          <w:tcPr>
            <w:tcW w:w="1577" w:type="dxa"/>
          </w:tcPr>
          <w:p w14:paraId="10616FF3" w14:textId="77777777" w:rsidR="00586260" w:rsidRDefault="00000000">
            <w:pPr>
              <w:pStyle w:val="Compact"/>
              <w:spacing w:before="0" w:after="40"/>
            </w:pPr>
            <w:r>
              <w:rPr>
                <w:sz w:val="17"/>
              </w:rPr>
              <w:t xml:space="preserve">Planejamento pedagógico; contagem</w:t>
            </w:r>
          </w:p>
        </w:tc>
        <w:tc>
          <w:tcPr>
            <w:tcW w:w="2725" w:type="dxa"/>
          </w:tcPr>
          <w:p w14:paraId="10616FF4" w14:textId="77777777" w:rsidR="00586260" w:rsidRDefault="00000000">
            <w:pPr>
              <w:pStyle w:val="Compact"/>
              <w:spacing w:before="0" w:after="40"/>
            </w:pPr>
            <w:r>
              <w:rPr>
                <w:sz w:val="17"/>
              </w:rPr>
              <w:t xml:space="preserve">Contagem de planos vigentes com atividade explícita de equidade racial segundo o referencial utilizado. Revisões não geram novos planos; execução é evidência distinta.</w:t>
            </w:r>
          </w:p>
        </w:tc>
        <w:tc>
          <w:tcPr>
            <w:tcW w:w="2008" w:type="dxa"/>
          </w:tcPr>
          <w:p w14:paraId="10616FF5" w14:textId="77777777" w:rsidR="00586260" w:rsidRDefault="00000000">
            <w:pPr>
              <w:pStyle w:val="Compact"/>
              <w:spacing w:before="0" w:after="40"/>
            </w:pPr>
            <w:r>
              <w:rPr>
                <w:sz w:val="17"/>
              </w:rPr>
              <w:t xml:space="preserve">Planos de ação e registros da autoavaliação das unidades.</w:t>
            </w:r>
          </w:p>
        </w:tc>
        <w:tc>
          <w:tcPr>
            <w:tcW w:w="1721" w:type="dxa"/>
          </w:tcPr>
          <w:p w14:paraId="10616FF6" w14:textId="77777777" w:rsidR="00586260" w:rsidRDefault="00000000">
            <w:pPr>
              <w:pStyle w:val="Compact"/>
              <w:spacing w:before="0" w:after="40"/>
            </w:pPr>
            <w:r>
              <w:rPr>
                <w:sz w:val="17"/>
              </w:rPr>
              <w:t xml:space="preserve">Ano letivo.</w:t>
            </w:r>
          </w:p>
        </w:tc>
        <w:tc>
          <w:tcPr>
            <w:tcW w:w="2438" w:type="dxa"/>
          </w:tcPr>
          <w:p w14:paraId="10616FF7" w14:textId="77777777" w:rsidR="00586260" w:rsidRDefault="00000000">
            <w:pPr>
              <w:pStyle w:val="Compact"/>
              <w:spacing w:before="0" w:after="40"/>
            </w:pPr>
            <w:r>
              <w:rPr>
                <w:sz w:val="17"/>
              </w:rPr>
              <w:t xml:space="preserve">Não disponível na minuta.</w:t>
            </w:r>
          </w:p>
        </w:tc>
      </w:tr>
      <w:tr w:rsidR="00586260" w14:paraId="10617000" w14:textId="77777777" w:rsidTr="00586260">
        <w:trPr>
          <w:cantSplit/>
        </w:trPr>
        <w:tc>
          <w:tcPr>
            <w:tcW w:w="1004" w:type="dxa"/>
          </w:tcPr>
          <w:p w14:paraId="10616FF9" w14:textId="77777777" w:rsidR="00586260" w:rsidRDefault="00000000">
            <w:pPr>
              <w:pStyle w:val="Compact"/>
              <w:spacing w:before="0" w:after="40"/>
            </w:pPr>
            <w:r>
              <w:rPr>
                <w:sz w:val="17"/>
              </w:rPr>
              <w:t xml:space="preserve">A3.3-I01</w:t>
            </w:r>
          </w:p>
        </w:tc>
        <w:tc>
          <w:tcPr>
            <w:tcW w:w="2868" w:type="dxa"/>
          </w:tcPr>
          <w:p w14:paraId="10616FFA" w14:textId="77777777" w:rsidR="00586260" w:rsidRDefault="00000000">
            <w:pPr>
              <w:pStyle w:val="Compact"/>
              <w:spacing w:before="0" w:after="40"/>
            </w:pPr>
            <w:r>
              <w:rPr>
                <w:sz w:val="17"/>
              </w:rPr>
              <w:t xml:space="preserve">Número de profissionais formados em práticas antirracistas.</w:t>
            </w:r>
          </w:p>
        </w:tc>
        <w:tc>
          <w:tcPr>
            <w:tcW w:w="1577" w:type="dxa"/>
          </w:tcPr>
          <w:p w14:paraId="10616FFB" w14:textId="77777777" w:rsidR="00586260" w:rsidRDefault="00000000">
            <w:pPr>
              <w:pStyle w:val="Compact"/>
              <w:spacing w:before="0" w:after="40"/>
            </w:pPr>
            <w:r>
              <w:rPr>
                <w:sz w:val="17"/>
              </w:rPr>
              <w:t xml:space="preserve">Formação profissional; contagem</w:t>
            </w:r>
          </w:p>
        </w:tc>
        <w:tc>
          <w:tcPr>
            <w:tcW w:w="2725" w:type="dxa"/>
          </w:tcPr>
          <w:p w14:paraId="10616FFC" w14:textId="77777777" w:rsidR="00586260" w:rsidRDefault="00000000">
            <w:pPr>
              <w:pStyle w:val="Compact"/>
              <w:spacing w:before="0" w:after="40"/>
            </w:pPr>
            <w:r>
              <w:rPr>
                <w:sz w:val="17"/>
              </w:rPr>
              <w:t xml:space="preserve">Contagem de profissionais únicos que concluíram formação, separando concluintes do ano e acumulados. Vários cursos da mesma pessoa não multiplicam a contagem.</w:t>
            </w:r>
          </w:p>
        </w:tc>
        <w:tc>
          <w:tcPr>
            <w:tcW w:w="2008" w:type="dxa"/>
          </w:tcPr>
          <w:p w14:paraId="10616FFD" w14:textId="77777777" w:rsidR="00586260" w:rsidRDefault="00000000">
            <w:pPr>
              <w:pStyle w:val="Compact"/>
              <w:spacing w:before="0" w:after="40"/>
            </w:pPr>
            <w:r>
              <w:rPr>
                <w:sz w:val="17"/>
              </w:rPr>
              <w:t xml:space="preserve">Cadastro de pessoal e registros de conclusão de formação.</w:t>
            </w:r>
          </w:p>
        </w:tc>
        <w:tc>
          <w:tcPr>
            <w:tcW w:w="1721" w:type="dxa"/>
          </w:tcPr>
          <w:p w14:paraId="10616FFE" w14:textId="77777777" w:rsidR="00586260" w:rsidRDefault="00000000">
            <w:pPr>
              <w:pStyle w:val="Compact"/>
              <w:spacing w:before="0" w:after="40"/>
            </w:pPr>
            <w:r>
              <w:rPr>
                <w:sz w:val="17"/>
              </w:rPr>
              <w:t xml:space="preserve">Anual.</w:t>
            </w:r>
          </w:p>
        </w:tc>
        <w:tc>
          <w:tcPr>
            <w:tcW w:w="2438" w:type="dxa"/>
          </w:tcPr>
          <w:p w14:paraId="10616FFF" w14:textId="77777777" w:rsidR="00586260" w:rsidRDefault="00000000">
            <w:pPr>
              <w:pStyle w:val="Compact"/>
              <w:spacing w:before="0" w:after="40"/>
            </w:pPr>
            <w:r>
              <w:rPr>
                <w:sz w:val="17"/>
              </w:rPr>
              <w:t xml:space="preserve">Não disponível na minuta.</w:t>
            </w:r>
          </w:p>
        </w:tc>
      </w:tr>
      <w:tr w:rsidR="00586260" w14:paraId="10617008" w14:textId="77777777" w:rsidTr="00586260">
        <w:trPr>
          <w:cantSplit/>
        </w:trPr>
        <w:tc>
          <w:tcPr>
            <w:tcW w:w="1004" w:type="dxa"/>
          </w:tcPr>
          <w:p w14:paraId="10617001" w14:textId="77777777" w:rsidR="00586260" w:rsidRDefault="00000000">
            <w:pPr>
              <w:pStyle w:val="Compact"/>
              <w:spacing w:before="0" w:after="40"/>
            </w:pPr>
            <w:r>
              <w:rPr>
                <w:sz w:val="17"/>
              </w:rPr>
              <w:t xml:space="preserve">A3.4-I01</w:t>
            </w:r>
          </w:p>
        </w:tc>
        <w:tc>
          <w:tcPr>
            <w:tcW w:w="2868" w:type="dxa"/>
          </w:tcPr>
          <w:p w14:paraId="10617002" w14:textId="77777777" w:rsidR="00586260" w:rsidRDefault="00000000">
            <w:pPr>
              <w:pStyle w:val="Compact"/>
              <w:spacing w:before="0" w:after="40"/>
            </w:pPr>
            <w:r>
              <w:rPr>
                <w:sz w:val="17"/>
              </w:rPr>
              <w:t xml:space="preserve">Percentual de unidades com projetos pedagógicos alinhados às Leis 10.639 e 11.645.</w:t>
            </w:r>
          </w:p>
        </w:tc>
        <w:tc>
          <w:tcPr>
            <w:tcW w:w="1577" w:type="dxa"/>
          </w:tcPr>
          <w:p w14:paraId="10617003" w14:textId="77777777" w:rsidR="00586260" w:rsidRDefault="00000000">
            <w:pPr>
              <w:pStyle w:val="Compact"/>
              <w:spacing w:before="0" w:after="40"/>
            </w:pPr>
            <w:r>
              <w:rPr>
                <w:sz w:val="17"/>
              </w:rPr>
              <w:t xml:space="preserve">Institucionalização pedagógica; proporção</w:t>
            </w:r>
          </w:p>
        </w:tc>
        <w:tc>
          <w:tcPr>
            <w:tcW w:w="2725" w:type="dxa"/>
          </w:tcPr>
          <w:p w14:paraId="10617004" w14:textId="77777777" w:rsidR="00586260" w:rsidRDefault="00000000">
            <w:pPr>
              <w:pStyle w:val="Compact"/>
              <w:spacing w:before="0" w:after="40"/>
            </w:pPr>
            <w:r>
              <w:rPr>
                <w:sz w:val="17"/>
              </w:rPr>
              <w:t xml:space="preserve">Unidades com projeto vigente que atenda ao roteiro de análise ÷ unidades elegíveis. Critérios e fundamentação pertinente à educação infantil a definir; citação de lei não basta.</w:t>
            </w:r>
          </w:p>
        </w:tc>
        <w:tc>
          <w:tcPr>
            <w:tcW w:w="2008" w:type="dxa"/>
          </w:tcPr>
          <w:p w14:paraId="10617005" w14:textId="77777777" w:rsidR="00586260" w:rsidRDefault="00000000">
            <w:pPr>
              <w:pStyle w:val="Compact"/>
              <w:spacing w:before="0" w:after="40"/>
            </w:pPr>
            <w:r>
              <w:rPr>
                <w:sz w:val="17"/>
              </w:rPr>
              <w:t xml:space="preserve">Projetos pedagógicos e roteiro de análise documental.</w:t>
            </w:r>
          </w:p>
        </w:tc>
        <w:tc>
          <w:tcPr>
            <w:tcW w:w="1721" w:type="dxa"/>
          </w:tcPr>
          <w:p w14:paraId="10617006" w14:textId="77777777" w:rsidR="00586260" w:rsidRDefault="00000000">
            <w:pPr>
              <w:pStyle w:val="Compact"/>
              <w:spacing w:before="0" w:after="40"/>
            </w:pPr>
            <w:r>
              <w:rPr>
                <w:sz w:val="17"/>
              </w:rPr>
              <w:t xml:space="preserve">Anual, com ano de revisão do projeto identificado.</w:t>
            </w:r>
          </w:p>
        </w:tc>
        <w:tc>
          <w:tcPr>
            <w:tcW w:w="2438" w:type="dxa"/>
          </w:tcPr>
          <w:p w14:paraId="10617007" w14:textId="77777777" w:rsidR="00586260" w:rsidRDefault="00000000">
            <w:pPr>
              <w:pStyle w:val="Compact"/>
              <w:spacing w:before="0" w:after="40"/>
            </w:pPr>
            <w:r>
              <w:rPr>
                <w:sz w:val="17"/>
              </w:rPr>
              <w:t xml:space="preserve">Não disponível na minuta.</w:t>
            </w:r>
          </w:p>
        </w:tc>
      </w:tr>
      <w:tr w:rsidR="00586260" w14:paraId="10617010" w14:textId="77777777" w:rsidTr="00586260">
        <w:trPr>
          <w:cantSplit/>
        </w:trPr>
        <w:tc>
          <w:tcPr>
            <w:tcW w:w="1004" w:type="dxa"/>
          </w:tcPr>
          <w:p w14:paraId="10617009" w14:textId="77777777" w:rsidR="00586260" w:rsidRDefault="00000000">
            <w:pPr>
              <w:pStyle w:val="Compact"/>
              <w:spacing w:before="0" w:after="40"/>
            </w:pPr>
            <w:r>
              <w:rPr>
                <w:sz w:val="17"/>
              </w:rPr>
              <w:t xml:space="preserve">A3.5-I01</w:t>
            </w:r>
          </w:p>
        </w:tc>
        <w:tc>
          <w:tcPr>
            <w:tcW w:w="2868" w:type="dxa"/>
          </w:tcPr>
          <w:p w14:paraId="1061700A" w14:textId="77777777" w:rsidR="00586260" w:rsidRDefault="00000000">
            <w:pPr>
              <w:pStyle w:val="Compact"/>
              <w:spacing w:before="0" w:after="40"/>
            </w:pPr>
            <w:r>
              <w:rPr>
                <w:sz w:val="17"/>
              </w:rPr>
              <w:t xml:space="preserve">Percentual de unidades com avaliação positiva no INDIQUE em critérios de infraestrutura, segurança e representatividade racial.</w:t>
            </w:r>
          </w:p>
        </w:tc>
        <w:tc>
          <w:tcPr>
            <w:tcW w:w="1577" w:type="dxa"/>
          </w:tcPr>
          <w:p w14:paraId="1061700B" w14:textId="77777777" w:rsidR="00586260" w:rsidRDefault="00000000">
            <w:pPr>
              <w:pStyle w:val="Compact"/>
              <w:spacing w:before="0" w:after="40"/>
            </w:pPr>
            <w:r>
              <w:rPr>
                <w:sz w:val="17"/>
              </w:rPr>
              <w:t xml:space="preserve">Condições institucionais; proporção</w:t>
            </w:r>
          </w:p>
        </w:tc>
        <w:tc>
          <w:tcPr>
            <w:tcW w:w="2725" w:type="dxa"/>
          </w:tcPr>
          <w:p w14:paraId="1061700C" w14:textId="77777777" w:rsidR="00586260" w:rsidRDefault="00000000">
            <w:pPr>
              <w:pStyle w:val="Compact"/>
              <w:spacing w:before="0" w:after="40"/>
            </w:pPr>
            <w:r>
              <w:rPr>
                <w:sz w:val="17"/>
              </w:rPr>
              <w:t xml:space="preserve">Unidades com avaliação válida e positiva nas três dimensões ÷ unidades elegíveis. Critérios a definir; unidades não avaliadas e resultados por dimensão apresentados separadamente.</w:t>
            </w:r>
          </w:p>
        </w:tc>
        <w:tc>
          <w:tcPr>
            <w:tcW w:w="2008" w:type="dxa"/>
          </w:tcPr>
          <w:p w14:paraId="1061700D" w14:textId="77777777" w:rsidR="00586260" w:rsidRDefault="00000000">
            <w:pPr>
              <w:pStyle w:val="Compact"/>
              <w:spacing w:before="0" w:after="40"/>
            </w:pPr>
            <w:r>
              <w:rPr>
                <w:sz w:val="17"/>
              </w:rPr>
              <w:t xml:space="preserve">Instrumentos e registros de avaliação INDIQUE, com versão e critérios identificados.</w:t>
            </w:r>
          </w:p>
        </w:tc>
        <w:tc>
          <w:tcPr>
            <w:tcW w:w="1721" w:type="dxa"/>
          </w:tcPr>
          <w:p w14:paraId="1061700E" w14:textId="77777777" w:rsidR="00586260" w:rsidRDefault="00000000">
            <w:pPr>
              <w:pStyle w:val="Compact"/>
              <w:spacing w:before="0" w:after="40"/>
            </w:pPr>
            <w:r>
              <w:rPr>
                <w:sz w:val="17"/>
              </w:rPr>
              <w:t xml:space="preserve">Conforme ciclo de avaliação, com apresentação anual da última avaliação e sua data.</w:t>
            </w:r>
          </w:p>
        </w:tc>
        <w:tc>
          <w:tcPr>
            <w:tcW w:w="2438" w:type="dxa"/>
          </w:tcPr>
          <w:p w14:paraId="1061700F" w14:textId="77777777" w:rsidR="00586260" w:rsidRDefault="00000000">
            <w:pPr>
              <w:pStyle w:val="Compact"/>
              <w:spacing w:before="0" w:after="40"/>
            </w:pPr>
            <w:r>
              <w:rPr>
                <w:sz w:val="17"/>
              </w:rPr>
              <w:t xml:space="preserve">Não disponível na minuta.</w:t>
            </w:r>
          </w:p>
        </w:tc>
      </w:tr>
      <w:bookmarkEnd w:id="0"/>
      <w:bookmarkEnd w:id="70"/>
    </w:tbl>
    <w:p w14:paraId="10617011" w14:textId="77777777" w:rsidR="002E04E1" w:rsidRDefault="002E04E1"/>
    <w:sectPr w:rsidR="002E04E1">
      <w:footerReference w:type="default" r:id="rId94"/>
      <w:footnotePr>
        <w:numRestart w:val="eachSect"/>
      </w:footnotePr>
      <w:pgSz w:w="16838" w:h="11906" w:orient="landscape"/>
      <w:pgMar w:top="1134" w:right="1247" w:bottom="1361" w:left="1247" w:header="720" w:footer="62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Caroline Sampaio" w:date="2026-10-15T20:00:00Z" w:initials="CS">
    <w:p w14:paraId="41D5A87B" w14:textId="77777777" w:rsidR="00DA346B" w:rsidRDefault="00DA346B" w:rsidP="00DA346B">
      <w:pPr>
        <w:pStyle w:val="Textodecomentrio"/>
      </w:pPr>
      <w:r>
        <w:rPr>
          <w:rStyle w:val="Refdecomentrio"/>
        </w:rPr>
        <w:annotationRef/>
      </w:r>
      <w:r>
        <w:t xml:space="preserve">Os números divergem dos publicados no site: o texto usa a extração do Cadastro Único de junho de 2026, e o site interativo, a de julho de 2026.</w:t>
      </w:r>
    </w:p>
  </w:comment>
  <w:comment w:id="9" w:author="Caroline Sampaio" w:date="2026-10-15T20:01:00Z" w:initials="CS">
    <w:p w14:paraId="49F8E073" w14:textId="77777777" w:rsidR="005E40C3" w:rsidRDefault="005E40C3" w:rsidP="005E40C3">
      <w:pPr>
        <w:pStyle w:val="Textodecomentrio"/>
      </w:pPr>
      <w:r>
        <w:rPr>
          <w:rStyle w:val="Refdecomentrio"/>
        </w:rPr>
        <w:annotationRef/>
      </w:r>
      <w:r>
        <w:t xml:space="preserve">Ponto a verificar: a afirmação de que o recorte racial territorial depende de tabulação a ser solicitada ao IPP.</w:t>
      </w:r>
    </w:p>
  </w:comment>
  <w:comment w:id="10" w:author="Caroline Sampaio" w:date="2026-10-15T20:03:00Z" w:initials="CS">
    <w:p w14:paraId="2680CBFA" w14:textId="77777777" w:rsidR="008F14DD" w:rsidRDefault="008F14DD" w:rsidP="008F14DD">
      <w:pPr>
        <w:pStyle w:val="Textodecomentrio"/>
      </w:pPr>
      <w:r>
        <w:rPr>
          <w:rStyle w:val="Refdecomentrio"/>
        </w:rPr>
        <w:annotationRef/>
      </w:r>
      <w:r>
        <w:t xml:space="preserve">Valor confere com o publicado no site.</w:t>
      </w:r>
    </w:p>
  </w:comment>
  <w:comment w:id="12" w:author="Caroline Sampaio" w:date="2026-10-15T20:06:00Z" w:initials="CS">
    <w:p w14:paraId="0924D516" w14:textId="77777777" w:rsidR="00723067" w:rsidRDefault="00723067" w:rsidP="00723067">
      <w:pPr>
        <w:pStyle w:val="Textodecomentrio"/>
      </w:pPr>
      <w:r>
        <w:rPr>
          <w:rStyle w:val="Refdecomentrio"/>
        </w:rPr>
        <w:annotationRef/>
      </w:r>
      <w:r>
        <w:t xml:space="preserve">Verificar se a rotina do IPP de fato combina a raça/cor da criança nos óbitos com a raça/cor da mãe nos nascimentos.</w:t>
      </w:r>
    </w:p>
  </w:comment>
  <w:comment w:id="14" w:author="Caroline Sampaio" w:date="2026-10-15T20:25:00Z" w:initials="CS">
    <w:p w14:paraId="4FFBF4FA" w14:textId="77777777" w:rsidR="00480649" w:rsidRDefault="00480649" w:rsidP="00480649">
      <w:pPr>
        <w:pStyle w:val="Textodecomentrio"/>
      </w:pPr>
      <w:r>
        <w:rPr>
          <w:rStyle w:val="Refdecomentrio"/>
        </w:rPr>
        <w:annotationRef/>
      </w:r>
      <w:r>
        <w:t xml:space="preserve">Valores conferidos e corretos.</w:t>
      </w:r>
    </w:p>
  </w:comment>
  <w:comment w:id="15" w:author="Caroline Sampaio" w:date="2026-10-15T20:26:00Z" w:initials="CS">
    <w:p w14:paraId="4B8E98C0" w14:textId="77777777" w:rsidR="00611077" w:rsidRDefault="00611077" w:rsidP="00611077">
      <w:pPr>
        <w:pStyle w:val="Textodecomentrio"/>
      </w:pPr>
      <w:r>
        <w:rPr>
          <w:rStyle w:val="Refdecomentrio"/>
        </w:rPr>
        <w:annotationRef/>
      </w:r>
      <w:r>
        <w:t xml:space="preserve">Verificar a origem deste dado: o site não apresenta a frequência à creche por raça/cor neste formato.</w:t>
      </w:r>
    </w:p>
  </w:comment>
  <w:comment w:id="16" w:author="Caroline Sampaio" w:date="2026-10-15T20:28:00Z" w:initials="CS">
    <w:p w14:paraId="5BB4A0D4" w14:textId="77777777" w:rsidR="006A3A64" w:rsidRDefault="006A3A64" w:rsidP="006A3A64">
      <w:pPr>
        <w:pStyle w:val="Textodecomentrio"/>
      </w:pPr>
      <w:r>
        <w:rPr>
          <w:rStyle w:val="Refdecomentrio"/>
        </w:rPr>
        <w:annotationRef/>
      </w:r>
      <w:r>
        <w:t xml:space="preserve">Ponto a verificar: o encaminhamento atribui atividade ao IPP; avaliar com a equipe antes de aceitar.</w:t>
      </w:r>
    </w:p>
  </w:comment>
  <w:comment w:id="18" w:author="Caroline Sampaio" w:date="2026-10-15T20:37:00Z" w:initials="CS">
    <w:p w14:paraId="014367D0" w14:textId="77777777" w:rsidR="0045088F" w:rsidRDefault="0045088F" w:rsidP="0045088F">
      <w:pPr>
        <w:pStyle w:val="Textodecomentrio"/>
      </w:pPr>
      <w:r>
        <w:rPr>
          <w:rStyle w:val="Refdecomentrio"/>
        </w:rPr>
        <w:annotationRef/>
      </w:r>
      <w:r>
        <w:t xml:space="preserve">Mesma divergência apontada na seção 4.1: o texto usa a extração de junho de 2026, e o site, a de julho de 2026.</w:t>
      </w:r>
    </w:p>
  </w:comment>
  <w:comment w:id="19" w:author="Caroline Sampaio" w:date="2026-10-15T20:40:00Z" w:initials="CS">
    <w:p w14:paraId="32EE3283" w14:textId="77777777" w:rsidR="006D0D9F" w:rsidRDefault="006D0D9F" w:rsidP="006D0D9F">
      <w:pPr>
        <w:pStyle w:val="Textodecomentrio"/>
      </w:pPr>
      <w:r>
        <w:rPr>
          <w:rStyle w:val="Refdecomentrio"/>
        </w:rPr>
        <w:annotationRef/>
      </w:r>
      <w:r>
        <w:t xml:space="preserve">A diferença no total provavelmente decorre da data de extração, pois o site usa a extração de julho de 2026.</w:t>
      </w:r>
    </w:p>
  </w:comment>
  <w:comment w:id="20" w:author="Caroline Sampaio" w:date="2026-10-15T20:46:00Z" w:initials="CS">
    <w:p w14:paraId="6D8CF550" w14:textId="77777777" w:rsidR="00312B4D" w:rsidRDefault="00312B4D" w:rsidP="00312B4D">
      <w:pPr>
        <w:pStyle w:val="Textodecomentrio"/>
      </w:pPr>
      <w:r>
        <w:rPr>
          <w:rStyle w:val="Refdecomentrio"/>
        </w:rPr>
        <w:annotationRef/>
      </w:r>
      <w:r>
        <w:t xml:space="preserve">Ponto a verificar: o encaminhamento atribui atividade ao IPP; avaliar com a equipe antes de aceitar.</w:t>
      </w:r>
    </w:p>
  </w:comment>
  <w:comment w:id="23" w:author="Caroline Sampaio" w:date="2026-10-15T20:49:00Z" w:initials="CS">
    <w:p w14:paraId="423782E6" w14:textId="77777777" w:rsidR="00684E58" w:rsidRDefault="00684E58" w:rsidP="00684E58">
      <w:pPr>
        <w:pStyle w:val="Textodecomentrio"/>
      </w:pPr>
      <w:r>
        <w:rPr>
          <w:rStyle w:val="Refdecomentrio"/>
        </w:rPr>
        <w:annotationRef/>
      </w:r>
      <w:r>
        <w:t xml:space="preserve">Parte dessas inconsistências poderia ser resolvida com os novos recortes e bases sugeridos na reunião.</w:t>
      </w:r>
    </w:p>
  </w:comment>
  <w:comment w:id="24" w:author="Caroline Sampaio" w:date="2026-10-15T20:50:00Z" w:initials="CS">
    <w:p w14:paraId="002ECADA" w14:textId="77777777" w:rsidR="00E8696B" w:rsidRDefault="00E8696B" w:rsidP="00E8696B">
      <w:pPr>
        <w:pStyle w:val="Textodecomentrio"/>
      </w:pPr>
      <w:r>
        <w:rPr>
          <w:rStyle w:val="Refdecomentrio"/>
        </w:rPr>
        <w:annotationRef/>
      </w:r>
      <w:r>
        <w:t xml:space="preserve">Segundo o texto, a SMS fornecerá novas extrações do SISVAN; sugere-se solicitar que também sejam compartilhadas com o IPP.</w:t>
      </w:r>
    </w:p>
  </w:comment>
  <w:comment w:id="25" w:author="Caroline Sampaio" w:date="2026-10-15T20:52:00Z" w:initials="CS">
    <w:p w14:paraId="322C8218" w14:textId="77777777" w:rsidR="007C16C8" w:rsidRDefault="007C16C8" w:rsidP="007C16C8">
      <w:pPr>
        <w:pStyle w:val="Textodecomentrio"/>
      </w:pPr>
      <w:r>
        <w:rPr>
          <w:rStyle w:val="Refdecomentrio"/>
        </w:rPr>
        <w:annotationRef/>
      </w:r>
      <w:r>
        <w:t xml:space="preserve">Os números citados são anteriores à correção da extração.</w:t>
      </w:r>
    </w:p>
  </w:comment>
  <w:comment w:id="27" w:author="Caroline Sampaio" w:date="2026-10-15T20:54:00Z" w:initials="CS">
    <w:p w14:paraId="2A34CBD8" w14:textId="77777777" w:rsidR="00F34DDF" w:rsidRDefault="00F34DDF" w:rsidP="00F34DDF">
      <w:pPr>
        <w:pStyle w:val="Textodecomentrio"/>
      </w:pPr>
      <w:r>
        <w:rPr>
          <w:rStyle w:val="Refdecomentrio"/>
        </w:rPr>
        <w:annotationRef/>
      </w:r>
      <w:r>
        <w:t xml:space="preserve">Ponto a verificar: o encaminhamento atribui atividade ao IPP; avaliar com a equipe antes de aceitar.</w:t>
      </w:r>
    </w:p>
  </w:comment>
  <w:comment w:id="28" w:author="Caroline Sampaio" w:date="2026-10-15T20:54:00Z" w:initials="CS">
    <w:p w14:paraId="6729F08F" w14:textId="77777777" w:rsidR="00F34DDF" w:rsidRDefault="00F34DDF" w:rsidP="00F34DDF">
      <w:pPr>
        <w:pStyle w:val="Textodecomentrio"/>
      </w:pPr>
      <w:r>
        <w:rPr>
          <w:rStyle w:val="Refdecomentrio"/>
        </w:rPr>
        <w:annotationRef/>
      </w:r>
      <w:r>
        <w:t xml:space="preserve">Ponto a verificar: o encaminhamento atribui atividade ao IPP; avaliar com a equipe antes de aceitar.</w:t>
      </w:r>
    </w:p>
  </w:comment>
  <w:comment w:id="29" w:author="Caroline Sampaio" w:date="2026-10-15T20:54:00Z" w:initials="CS">
    <w:p w14:paraId="5DF8EF00" w14:textId="77777777" w:rsidR="006A19B1" w:rsidRDefault="006A19B1" w:rsidP="006A19B1">
      <w:pPr>
        <w:pStyle w:val="Textodecomentrio"/>
      </w:pPr>
      <w:r>
        <w:rPr>
          <w:rStyle w:val="Refdecomentrio"/>
        </w:rPr>
        <w:annotationRef/>
      </w:r>
      <w:r>
        <w:t xml:space="preserve">Ponto a verificar: o encaminhamento atribui atividade ao IPP; avaliar com a equipe antes de aceitar.</w:t>
      </w:r>
    </w:p>
  </w:comment>
  <w:comment w:id="38" w:author="Caroline Sampaio" w:date="2026-10-15T20:55:00Z" w:initials="CS">
    <w:p w14:paraId="46AE804F" w14:textId="77777777" w:rsidR="00DE656D" w:rsidRDefault="00DE656D" w:rsidP="00DE656D">
      <w:pPr>
        <w:pStyle w:val="Textodecomentrio"/>
      </w:pPr>
      <w:r>
        <w:rPr>
          <w:rStyle w:val="Refdecomentrio"/>
        </w:rPr>
        <w:annotationRef/>
      </w:r>
      <w:r>
        <w:t xml:space="preserve">Ponto a verificar: o encaminhamento atribui atividade ao IPP; avaliar com a equipe antes de aceitar.</w:t>
      </w:r>
    </w:p>
  </w:comment>
  <w:comment w:id="43" w:author="Caroline Sampaio" w:date="2026-10-15T20:56:00Z" w:initials="CS">
    <w:p w14:paraId="577B19E4" w14:textId="77777777" w:rsidR="00AD5DA2" w:rsidRDefault="00AD5DA2" w:rsidP="00AD5DA2">
      <w:pPr>
        <w:pStyle w:val="Textodecomentrio"/>
      </w:pPr>
      <w:r>
        <w:rPr>
          <w:rStyle w:val="Refdecomentrio"/>
        </w:rPr>
        <w:annotationRef/>
      </w:r>
      <w:r>
        <w:t xml:space="preserve">Ponto a verificar: a afirmação de que o recorte racial territorial depende de tabulação a ser solicitada ao IPP.</w:t>
      </w:r>
    </w:p>
  </w:comment>
  <w:comment w:id="71" w:author="Caroline Sampaio" w:date="2026-10-15T20:58:00Z" w:initials="CS">
    <w:p w14:paraId="47EF8FD3" w14:textId="77777777" w:rsidR="001A2ADE" w:rsidRDefault="001A2ADE" w:rsidP="001A2ADE">
      <w:pPr>
        <w:pStyle w:val="Textodecomentrio"/>
      </w:pPr>
      <w:r>
        <w:rPr>
          <w:rStyle w:val="Refdecomentrio"/>
        </w:rPr>
        <w:annotationRef/>
      </w:r>
      <w:r>
        <w:t xml:space="preserve">Ao que consta, essa camada cartográfica não existe no IPP.</w:t>
      </w:r>
    </w:p>
  </w:comment>
  <w:comment w:id="100" w:author="Revisão IPP" w:date="2026-10-19T16:13:16Z" w:initials="IPP">
    <w:p w14:paraId="6C0812A7" w14:textId="77777777">
      <w:r>
        <w:rPr>
          <w:rStyle w:val="CommentReference"/>
        </w:rPr>
        <w:annotationRef/>
      </w:r>
      <w:r>
        <w:rPr>
          <w:color w:val="000000"/>
          <w:sz w:val="20"/>
          <w:szCs w:val="20"/>
        </w:rPr>
        <w:t xml:space="preserve">Toda criança com 6 anos completos já tem 72 meses ou mais: a faixa 0-6 acrescenta uma coorte inteira (73.757 crianças, 16% do grupo de 0 a 6 no Censo 2022), não 'um pouco'. O diagnóstico do IPP usa 0 a 5 anos (até 72 meses) como faixa padrão. Sugestão: 'um grupo mais amplo, com uma idade a mais'. Fonte IPP: site, aba Visão geral; tabelas_finais/censo_sidra_populacao_0_6_raca_2022.csv.</w:t>
      </w:r>
    </w:p>
  </w:comment>
  <w:comment w:id="101" w:author="Revisão IPP" w:date="2026-10-19T16:13:16Z" w:initials="IPP">
    <w:p w14:paraId="0BD5DEAC" w14:textId="77777777">
      <w:r>
        <w:rPr>
          <w:rStyle w:val="CommentReference"/>
        </w:rPr>
        <w:annotationRef/>
      </w:r>
      <w:r>
        <w:rPr>
          <w:color w:val="000000"/>
          <w:sz w:val="20"/>
          <w:szCs w:val="20"/>
        </w:rPr>
        <w:t xml:space="preserve">Conferido (Censo 2022, SIDRA 9606; site do IPP, aba Visão geral; tabelas_finais/censo_sidra_populacao_0_6_raca_2022.csv): 453.366 − 73.757 = 379.609; negras de 0 a 5 = 157.783 pardas + 46.601 pretas = 204.384 (53,8%); 181 indígenas. Todos os números do parágrafo batem. Só a frase 'parte das quais' não procede: toda criança de 6 anos completos já tem 72 meses ou mais.</w:t>
      </w:r>
    </w:p>
  </w:comment>
  <w:comment w:id="102" w:author="Revisão IPP" w:date="2026-10-19T16:13:17Z" w:initials="IPP">
    <w:p w14:paraId="17E1E2E0" w14:textId="77777777">
      <w:r>
        <w:rPr>
          <w:rStyle w:val="CommentReference"/>
        </w:rPr>
        <w:annotationRef/>
      </w:r>
      <w:r>
        <w:rPr>
          <w:color w:val="000000"/>
          <w:sz w:val="20"/>
          <w:szCs w:val="20"/>
        </w:rPr>
        <w:t xml:space="preserve">190.199 / 56.464 = 3,4. Fonte IPP: site, aba Visão geral; tabelas_finais/censo_sidra_populacao_0_6_raca_2022.csv.</w:t>
      </w:r>
    </w:p>
  </w:comment>
  <w:comment w:id="103" w:author="Revisão IPP" w:date="2026-10-19T16:13:17Z" w:initials="IPP">
    <w:p w14:paraId="42F3F455" w14:textId="77777777">
      <w:r>
        <w:rPr>
          <w:rStyle w:val="CommentReference"/>
        </w:rPr>
        <w:annotationRef/>
      </w:r>
      <w:r>
        <w:rPr>
          <w:color w:val="000000"/>
          <w:sz w:val="20"/>
          <w:szCs w:val="20"/>
        </w:rPr>
        <w:t xml:space="preserve">Percentuais do boletim conferidos no texto do próprio boletim (57,1%→63,1%; 11,3%→16,9%). O IPP tem a série própria (site, aba Visão geral; tabelas_finais/nascidos_vivos_por_ano.csv e nascidos vivos por raça/cor da mãe por bairro, só residentes): 86.020 (2012) e 57.443 (2024); mães negras 57,0% e 63,1%, pretas 11,3% e 16,9%. O boletim fala em ~75 mil (2012) e ~55 mil (2024). Sugestão: usar a série do IPP como número absoluto. Se preferir manter o texto original, é só rejeitar. Fonte IPP: site, aba Visão geral; tabelas_finais/nascidos_vivos_por_ano.csv (totais) e tabelas_finais/mortalidade_raca_municipio_ano.csv, colunas nascidos_* (raça/cor da mãe).</w:t>
      </w:r>
    </w:p>
  </w:comment>
  <w:comment w:id="104" w:author="Revisão IPP" w:date="2026-10-19T16:13:17Z" w:initials="IPP">
    <w:p w14:paraId="0B7C4E3B" w14:textId="77777777">
      <w:r>
        <w:rPr>
          <w:rStyle w:val="CommentReference"/>
        </w:rPr>
        <w:annotationRef/>
      </w:r>
      <w:r>
        <w:rPr>
          <w:color w:val="000000"/>
          <w:sz w:val="20"/>
          <w:szCs w:val="20"/>
        </w:rPr>
        <w:t xml:space="preserve">Confirmado: 194.138 / 173.768 é a partição de 12/06/2026; o site está na de 10/07/2026 (200.784 crianças, 178.838 famílias; tabelas_finais/cadunico_por_bairro_2026.csv). Atualizei os seis bairros (a ordem não muda). Os números do Censo por bairro (Campo Grande 18.505 … Realengo 8.532) batem com o site. Obs.: 16.378 crianças (8,2%) ficam sem bairro identificado (CEP fora da lista). Fonte IPP: site, aba Prioridade; tabelas_finais/cadunico_por_bairro_2026.csv; Censo por bairro: aba Visão geral, tabelas_finais/censo_por_bairro.csv.</w:t>
      </w:r>
    </w:p>
  </w:comment>
  <w:comment w:id="105" w:author="Revisão IPP" w:date="2026-10-19T16:13:18Z" w:initials="IPP">
    <w:p w14:paraId="57AED4E1" w14:textId="77777777">
      <w:r>
        <w:rPr>
          <w:rStyle w:val="CommentReference"/>
        </w:rPr>
        <w:annotationRef/>
      </w:r>
      <w:r>
        <w:rPr>
          <w:color w:val="000000"/>
          <w:sz w:val="20"/>
          <w:szCs w:val="20"/>
        </w:rPr>
        <w:t xml:space="preserve">O site já tem a raça/cor das crianças do CadÚnico: 64,2% negras no município (128.944 de 200.784; cadunico_por_raca_cor_2026.csv) e o mapa do % de crianças negras por bairro (aba Prioridade; tabela_mapa_cadunico_recortes_bairro_2026.csv, com bairros pequenos agregados por privacidade). A frase correta é que falta o recorte racial do Censo por bairro e idade, não o do CadÚnico. Sugestão na alteração. Fonte IPP: site, aba Prioridade; tabelas_finais/cadunico_por_raca_cor_2026.csv e tabelas_finais/tabela_mapa_cadunico_recortes_bairro_2026.csv.</w:t>
      </w:r>
    </w:p>
  </w:comment>
  <w:comment w:id="106" w:author="Revisão IPP" w:date="2026-10-19T16:13:18Z" w:initials="IPP">
    <w:p w14:paraId="220CADD8" w14:textId="77777777">
      <w:r>
        <w:rPr>
          <w:rStyle w:val="CommentReference"/>
        </w:rPr>
        <w:annotationRef/>
      </w:r>
      <w:r>
        <w:rPr>
          <w:color w:val="000000"/>
          <w:sz w:val="20"/>
          <w:szCs w:val="20"/>
        </w:rPr>
        <w:t xml:space="preserve">Números do quadro conferidos no boletim (pré-natal 90,7/85,9/85,5; 1º trimestre 92,6/88,4/86,7; prematuridade 12,1/13,0/13,6; baixo peso 8,7/10,1/11,5). As diferenças de 5,2 e 4,8 p.p. e o 'baixo peso 32% maior' (11,5/8,7) estão corretos. Atenção de leitura: o boletim diz que as diferenças nas condições ao nascer são 'pouco acentuadas'; o texto do Plano dá mais peso a elas. Baixo peso total no município em 2024 pelo site do IPP: 9,9% (5.687 de 57.443). Fonte IPP: site, aba Alimentação; tabelas_finais/nascidos_abaixo_peso_por_ano.csv.</w:t>
      </w:r>
    </w:p>
  </w:comment>
  <w:comment w:id="107" w:author="Revisão IPP" w:date="2026-10-19T16:13:18Z" w:initials="IPP">
    <w:p w14:paraId="4E30A86F" w14:textId="77777777">
      <w:r>
        <w:rPr>
          <w:rStyle w:val="CommentReference"/>
        </w:rPr>
        <w:annotationRef/>
      </w:r>
      <w:r>
        <w:rPr>
          <w:color w:val="000000"/>
          <w:sz w:val="20"/>
          <w:szCs w:val="20"/>
        </w:rPr>
        <w:t xml:space="preserve">O boletim lista três APs: 'maior concentração de casos nas APs 5.1, 3.3 e 2.2'. Queda de 30 para 17 por mil entre filhos de mães pretas, de 2022 a 2024: conferida.</w:t>
      </w:r>
    </w:p>
  </w:comment>
  <w:comment w:id="108" w:author="Revisão IPP" w:date="2026-10-19T16:13:18Z" w:initials="IPP">
    <w:p w14:paraId="210297EA" w14:textId="77777777">
      <w:r>
        <w:rPr>
          <w:rStyle w:val="CommentReference"/>
        </w:rPr>
        <w:annotationRef/>
      </w:r>
      <w:r>
        <w:rPr>
          <w:color w:val="000000"/>
          <w:sz w:val="20"/>
          <w:szCs w:val="20"/>
        </w:rPr>
        <w:t xml:space="preserve">Conferido: 2021 (235,3/153,1/148,3) e 2024 pretas (123,7) estão no texto do boletim; 45,2 e 19,8 estão só no gráfico. Com os nascidos vivos por raça/cor da mãe do SINASC (IPP, residentes) e as contagens do gráfico, as três razões de 2024 batem exatamente. Ou seja, a divergência está na frase do boletim ('21 de 27'), não nas razões. Isso reforça usá-las. Fonte IPP: tabelas_finais/mortalidade_raca_municipio_ano.csv (colunas nascidos_branca, nascidos_parda, nascidos_preta, ano 2024; site, aba Prioridade).</w:t>
      </w:r>
    </w:p>
  </w:comment>
  <w:comment w:id="109" w:author="Revisão IPP" w:date="2026-10-19T16:13:19Z" w:initials="IPP">
    <w:p w14:paraId="6E34B233" w14:textId="77777777">
      <w:r>
        <w:rPr>
          <w:rStyle w:val="CommentReference"/>
        </w:rPr>
        <w:annotationRef/>
      </w:r>
      <w:r>
        <w:rPr>
          <w:color w:val="000000"/>
          <w:sz w:val="20"/>
          <w:szCs w:val="20"/>
        </w:rPr>
        <w:t xml:space="preserve">Confirmado no analise.py (seção 'Óbitos até 1 ano por raça/cor'): óbitos de 0 a 364 dias pela raça/cor do falecido (SIM) ÷ nascidos vivos pela raça/cor da mãe (SINASC), por bairro de residência. O nosso resultado reproduz a anomalia do boletim (2024: brancas 12,9; pardas 13,0; pretas 5,7 por mil; tabelas_finais/mortalidade_raca_municipio_ano.csv). Sugeri incluir esse dado como evidência. Neonatal precoce do boletim (5,43/5,99/2,16) também conferida: o boletim fala em 'crianças' brancas, pardas e pretas. Fonte IPP: site, aba Prioridade; tabelas_finais/mortalidade_raca_municipio_ano.csv; analise.py, seção 'Óbitos até 1 ano por raça/cor'.</w:t>
      </w:r>
    </w:p>
  </w:comment>
  <w:comment w:id="110" w:author="Revisão IPP" w:date="2026-10-19T16:13:19Z" w:initials="IPP">
    <w:p w14:paraId="0DEF2EAE" w14:textId="77777777">
      <w:r>
        <w:rPr>
          <w:rStyle w:val="CommentReference"/>
        </w:rPr>
        <w:annotationRef/>
      </w:r>
      <w:r>
        <w:rPr>
          <w:color w:val="000000"/>
          <w:sz w:val="20"/>
          <w:szCs w:val="20"/>
        </w:rPr>
        <w:t xml:space="preserve">Conferido no resumo (Lancet Global Health, 2022, doi:10.1016/S2214-109X(22)00333-3): HR para morte antes dos 5 anos de 1,39 (pretas) e 1,19 (pardas) vs brancas; coorte de nascidos de 2012 a 2018, classificação pela raça/cor da mãe. O link atual (tghn.org) devolve 403; sugiro usar o DOI.</w:t>
      </w:r>
    </w:p>
  </w:comment>
  <w:comment w:id="111" w:author="Revisão IPP" w:date="2026-10-19T16:13:20Z" w:initials="IPP">
    <w:p w14:paraId="7CD9407A" w14:textId="77777777">
      <w:r>
        <w:rPr>
          <w:rStyle w:val="CommentReference"/>
        </w:rPr>
        <w:annotationRef/>
      </w:r>
      <w:r>
        <w:rPr>
          <w:color w:val="000000"/>
          <w:sz w:val="20"/>
          <w:szCs w:val="20"/>
        </w:rPr>
        <w:t xml:space="preserve">Dado conferido. O site traz a mesma tabela do IBGE (SIDRA 10056) por idade simples e raça/cor; os agrupamentos '0 a 3' e '4 a 5' foram conferidos por consulta direta à API do SIDRA (19/10/2026) e coincidem com o quadro: 0-3 = 43,50 / 42,98 / 47,93 / 42,68 e 4-5 = 86,73 / 87,28 / 85,05 / 86,67 (total/branca/preta/parda); a linha '3 anos' (71,99 / 74,29 / 72,03 / 69,54) coincide com o site. As diferenças de 4,8 p.p. e 2,2 p.p. e os 13,3% fora da escola estão corretos. Observação: a linha '0 a 3 anos' inclui os 3 anos, que também têm linha própria; convém uma nota no quadro. Fonte IPP: site, aba Família e Cuidados; tabelas_finais/sidra_taxa_frequencia_0_6_raca_2022.csv.</w:t>
      </w:r>
    </w:p>
  </w:comment>
  <w:comment w:id="112" w:author="Revisão IPP" w:date="2026-10-19T16:13:21Z" w:initials="IPP">
    <w:p w14:paraId="01715B68" w14:textId="77777777">
      <w:r>
        <w:rPr>
          <w:rStyle w:val="CommentReference"/>
        </w:rPr>
        <w:annotationRef/>
      </w:r>
      <w:r>
        <w:rPr>
          <w:color w:val="000000"/>
          <w:sz w:val="20"/>
          <w:szCs w:val="20"/>
        </w:rPr>
        <w:t xml:space="preserve">Encaminhamento que atribui trabalho ao IPP: decidir com a equipe se aceitamos. Do que já temos: matrículas INEP de 0 a 5 por ano (municipal) e frequência do Censo por idade e raça/cor; demanda inscrita, vagas e jornada são da SME. Fonte IPP: site, aba Família e Cuidados; tabelas_finais/matriculas_0_a_5_por_ano.csv e tabelas_finais/sidra_taxa_frequencia_0_6_raca_2022.csv.</w:t>
      </w:r>
    </w:p>
  </w:comment>
  <w:comment w:id="113" w:author="Revisão IPP" w:date="2026-10-19T16:13:21Z" w:initials="IPP">
    <w:p w14:paraId="5ECF5501" w14:textId="77777777">
      <w:r>
        <w:rPr>
          <w:rStyle w:val="CommentReference"/>
        </w:rPr>
        <w:annotationRef/>
      </w:r>
      <w:r>
        <w:rPr>
          <w:color w:val="000000"/>
          <w:sz w:val="20"/>
          <w:szCs w:val="20"/>
        </w:rPr>
        <w:t xml:space="preserve">Atualizado para julho (partição de 10/07/2026). 'Cerca de metade' continua valendo: 200.784 / 379.609 (Censo 0-5) = 52,9%; sobre a estimativa Ripsa de 2025 (393.073), que é a razão publicada no site, dá 51,1%. Fonte IPP: site, aba Prioridade; tabelas_finais/cadunico_razao_populacao_0_a_5_2026.csv e tabelas_finais/cadunico_por_bairro_2026.csv (linha Total).</w:t>
      </w:r>
    </w:p>
  </w:comment>
  <w:comment w:id="114" w:author="Revisão IPP" w:date="2026-10-19T16:13:21Z" w:initials="IPP">
    <w:p w14:paraId="3AFFA13F" w14:textId="77777777">
      <w:r>
        <w:rPr>
          <w:rStyle w:val="CommentReference"/>
        </w:rPr>
        <w:annotationRef/>
      </w:r>
      <w:r>
        <w:rPr>
          <w:color w:val="000000"/>
          <w:sz w:val="20"/>
          <w:szCs w:val="20"/>
        </w:rPr>
        <w:t xml:space="preserve">Sim: é a diferença entre as extrações de junho e julho. Com o número atualizado, a ressalva perde o objeto; sugeri excluir a frase. Fonte IPP: tabelas_finais/cadunico_razao_populacao_0_a_5_2026.csv (partição 2026-07-10); partição de junho registrada em specs/2026-09-24_populacao-referencia/validation.md.</w:t>
      </w:r>
    </w:p>
  </w:comment>
  <w:comment w:id="115" w:author="Revisão IPP" w:date="2026-10-19T16:13:22Z" w:initials="IPP">
    <w:p w14:paraId="1C00B4CF" w14:textId="77777777">
      <w:r>
        <w:rPr>
          <w:rStyle w:val="CommentReference"/>
        </w:rPr>
        <w:annotationRef/>
      </w:r>
      <w:r>
        <w:rPr>
          <w:color w:val="000000"/>
          <w:sz w:val="20"/>
          <w:szCs w:val="20"/>
        </w:rPr>
        <w:t xml:space="preserve">A extração de agosto (dado pontual, 0-3 e 4-6) foi substituída no site pelos indicadores da extração rotineira de julho/2026, de 0 a 5 anos (tabelas_finais/cadunico_moradia_resumo_0_a_5_2026.csv, cadunico_deficit_componentes_… e cadunico_inadequacao_componentes_…; critérios em docs/criterios_fjp_cadunico.md). Bases: inadequação 11.589/195.910; déficit 86.393/200.108; adensamento 101.477/196.655 (o CTPE usa 'mais de 2' pessoas por dormitório, não 'acima de 3' como o catálogo). Fonte IPP: site, aba Moradia.</w:t>
      </w:r>
    </w:p>
  </w:comment>
  <w:comment w:id="116" w:author="Revisão IPP" w:date="2026-10-19T16:13:22Z" w:initials="IPP">
    <w:p w14:paraId="346793DC" w14:textId="77777777">
      <w:r>
        <w:rPr>
          <w:rStyle w:val="CommentReference"/>
        </w:rPr>
        <w:annotationRef/>
      </w:r>
      <w:r>
        <w:rPr>
          <w:color w:val="000000"/>
          <w:sz w:val="20"/>
          <w:szCs w:val="20"/>
        </w:rPr>
        <w:t xml:space="preserve">Os critérios de adequação já estão definidos (FJP, documentados em docs/criterios_fjp_cadunico.md); o que falta é o recorte racial dos indicadores de moradia. Sugeri substituir o parágrafo anterior pelos números de julho/2026. Fonte IPP: site, aba Moradia; tabelas_finais/cadunico_moradia_resumo_0_a_5_2026.csv.</w:t>
      </w:r>
    </w:p>
  </w:comment>
  <w:comment w:id="117" w:author="Revisão IPP" w:date="2026-10-19T16:13:22Z" w:initials="IPP">
    <w:p w14:paraId="6868E34A" w14:textId="77777777">
      <w:r>
        <w:rPr>
          <w:rStyle w:val="CommentReference"/>
        </w:rPr>
        <w:annotationRef/>
      </w:r>
      <w:r>
        <w:rPr>
          <w:color w:val="000000"/>
          <w:sz w:val="20"/>
          <w:szCs w:val="20"/>
        </w:rPr>
        <w:t xml:space="preserve">Conferido no infográfico SMS-Rio 2025 (SINAN 29/04/26): 31.769 e 3.733 (11,8%); &lt;1 ano 326+296 = 622; 1-4 anos 785+894 = 1.679; 5-9 anos 613+819 = 1.432; residência 75%; mãe 59% e pai 49%; negligência 61%, sexual 24%, física 16%; população negra 73%. 2.301 = 61,6%: correto. Mapa da Mulher Carioca 2023 (p. 75): 2.773 (14% de 19.808), 6 em 10 negras, residência 68,2%: correto. FBSP: 26% (5-9) + 47% (10-14) = 73%, 85% meninas, 51,6% negras: correto. O próprio FBSP diz que a desigualdade racial 'não é significativa'. O link do FBSP termina em '-OLD.pdf'; vale conferir se há uma versão definitiva.</w:t>
      </w:r>
    </w:p>
  </w:comment>
  <w:comment w:id="118" w:author="Revisão IPP" w:date="2026-10-19T16:13:23Z" w:initials="IPP">
    <w:p w14:paraId="573FBC45" w14:textId="77777777">
      <w:r>
        <w:rPr>
          <w:rStyle w:val="CommentReference"/>
        </w:rPr>
        <w:annotationRef/>
      </w:r>
      <w:r>
        <w:rPr>
          <w:color w:val="000000"/>
          <w:sz w:val="20"/>
          <w:szCs w:val="20"/>
        </w:rPr>
        <w:t xml:space="preserve">A ressalva procede, e a causa está no nosso pipeline: três células da tabela do SISVAN têm o percentual gravado como fração (obesidade 2009: 0,07 em vez de 7,0%; risco de sobrepeso 2013: 0,19 em vez de 19,0%; peso muito baixo 2023: 0,02 em vez de 2,0%). Isso também distorce o 'sobrepeso total' de 2009 (8,71% publicado contra 15,0% calculado). As contagens estão certas; dá para corrigir recalculando os percentuais. Fonte IPP: site, aba Alimentação; tabelas_finais/sisvan_sobrepeso_por_ano.csv e tabelas_finais/sisvan_desnutricao_por_ano.csv.</w:t>
      </w:r>
    </w:p>
  </w:comment>
  <w:comment w:id="119" w:author="Revisão IPP" w:date="2026-10-19T16:13:23Z" w:initials="IPP">
    <w:p w14:paraId="557A1126" w14:textId="77777777">
      <w:r>
        <w:rPr>
          <w:rStyle w:val="CommentReference"/>
        </w:rPr>
        <w:annotationRef/>
      </w:r>
      <w:r>
        <w:rPr>
          <w:color w:val="000000"/>
          <w:sz w:val="20"/>
          <w:szCs w:val="20"/>
        </w:rPr>
        <w:t xml:space="preserve">Mesma atualização da seção 4.6 (dado pontual de agosto → extração rotineira de julho de 2026). Fonte IPP: site, aba Inclusão; tabelas_finais/cadunico_deficiencia_criancas_0_a_5_2026.csv e tabelas_finais/cadunico_deficiencia_familias_0_a_5_2026.csv.</w:t>
      </w:r>
    </w:p>
  </w:comment>
  <w:comment w:id="120" w:author="Revisão IPP" w:date="2026-10-19T16:13:23Z" w:initials="IPP">
    <w:p w14:paraId="047F19E3" w14:textId="77777777">
      <w:r>
        <w:rPr>
          <w:rStyle w:val="CommentReference"/>
        </w:rPr>
        <w:annotationRef/>
      </w:r>
      <w:r>
        <w:rPr>
          <w:color w:val="000000"/>
          <w:sz w:val="20"/>
          <w:szCs w:val="20"/>
        </w:rPr>
        <w:t xml:space="preserve">Sim: 9.258 / 16.737 / 25.995 vêm da extração pontual de agosto, 0-3 e 4-6 anos. A extração rotineira de julho/2026 (0 a 5) dá 7.919 crianças com deficiência (3,9% de 200.784), em 7.810 famílias (tabelas_finais/cadunico_deficiencia_criancas_0_a_5_2026.csv e …_familias_…). A diferença de faixa não explica 3 vezes mais (specs/2026-10-06_cadunico_inclusao_moradia, A2), por isso o site não publica os dois juntos. O BPC é atributo da família: 1.530 de 6.335 famílias com a informação (24,2%); 1.475 sem informação. Alterei o parágrafo, a matriz 4.7 e a seção do eixo Inclusão. Fonte IPP: site, aba Inclusão; tabelas_finais/cadunico_deficiencia_criancas_0_a_5_2026.csv e tabelas_finais/cadunico_deficiencia_familias_0_a_5_2026.csv.</w:t>
      </w:r>
    </w:p>
  </w:comment>
  <w:comment w:id="121" w:author="Revisão IPP" w:date="2026-10-19T16:13:24Z" w:initials="IPP">
    <w:p w14:paraId="70380A81" w14:textId="77777777">
      <w:r>
        <w:rPr>
          <w:rStyle w:val="CommentReference"/>
        </w:rPr>
        <w:annotationRef/>
      </w:r>
      <w:r>
        <w:rPr>
          <w:color w:val="000000"/>
          <w:sz w:val="20"/>
          <w:szCs w:val="20"/>
        </w:rPr>
        <w:t xml:space="preserve">Encaminhamento para o IPP. Já temos a série calculada (óbitos &lt;1 ano por raça/cor da criança × NV por raça/cor da mãe) e o diagnóstico da não comparabilidade; a série harmonizada exigiria o linkage SIM-SINASC (raça/cor da mãe nos dois). Decidir com a equipe. Fonte IPP: site, aba Prioridade; tabelas_finais/mortalidade_raca_municipio_ano.csv.</w:t>
      </w:r>
    </w:p>
  </w:comment>
  <w:comment w:id="122" w:author="Revisão IPP" w:date="2026-10-19T16:13:24Z" w:initials="IPP">
    <w:p w14:paraId="21B4DC4A" w14:textId="77777777">
      <w:r>
        <w:rPr>
          <w:rStyle w:val="CommentReference"/>
        </w:rPr>
        <w:annotationRef/>
      </w:r>
      <w:r>
        <w:rPr>
          <w:color w:val="000000"/>
          <w:sz w:val="20"/>
          <w:szCs w:val="20"/>
        </w:rPr>
        <w:t xml:space="preserve">Mesmo ponto do comentário em 4.3: compromisso do IPP a validar com a equipe; a oferta e a demanda são dados da SME.</w:t>
      </w:r>
    </w:p>
  </w:comment>
  <w:comment w:id="123" w:author="Revisão IPP" w:date="2026-10-19T16:13:24Z" w:initials="IPP">
    <w:p w14:paraId="28DC46C2" w14:textId="77777777">
      <w:r>
        <w:rPr>
          <w:rStyle w:val="CommentReference"/>
        </w:rPr>
        <w:annotationRef/>
      </w:r>
      <w:r>
        <w:rPr>
          <w:color w:val="000000"/>
          <w:sz w:val="20"/>
          <w:szCs w:val="20"/>
        </w:rPr>
        <w:t xml:space="preserve">Os critérios FJP e a base domiciliar do CadÚnico (jul/2026) já existem no IPP; o que falta é o recorte racial e a validação com a Habitação. Atualizei a evidência da linha. Fonte IPP: site, aba Moradia; tabelas_finais/cadunico_moradia_resumo_0_a_5_2026.csv.</w:t>
      </w:r>
    </w:p>
  </w:comment>
  <w:comment w:id="124" w:author="Revisão IPP" w:date="2026-10-19T16:13:25Z" w:initials="IPP">
    <w:p w14:paraId="41F22D48" w14:textId="77777777">
      <w:r>
        <w:rPr>
          <w:rStyle w:val="CommentReference"/>
        </w:rPr>
        <w:annotationRef/>
      </w:r>
      <w:r>
        <w:rPr>
          <w:color w:val="000000"/>
          <w:sz w:val="20"/>
          <w:szCs w:val="20"/>
        </w:rPr>
        <w:t xml:space="preserve">Mesma atualização da seção 4.4. Fonte IPP: site, abas Prioridade e Moradia; tabelas_finais/cadunico_razao_populacao_0_a_5_2026.csv e tabelas_finais/cadunico_moradia_resumo_0_a_5_2026.csv.</w:t>
      </w:r>
    </w:p>
  </w:comment>
  <w:comment w:id="125" w:author="Revisão IPP" w:date="2026-10-19T16:13:26Z" w:initials="IPP">
    <w:p w14:paraId="4E8587C8" w14:textId="77777777">
      <w:r>
        <w:rPr>
          <w:rStyle w:val="CommentReference"/>
        </w:rPr>
        <w:annotationRef/>
      </w:r>
      <w:r>
        <w:rPr>
          <w:color w:val="000000"/>
          <w:sz w:val="20"/>
          <w:szCs w:val="20"/>
        </w:rPr>
        <w:t xml:space="preserve">Mesmo ponto da 4.1: o % de crianças negras do CadÚnico por bairro já está no site; só falta o recorte racial do Censo por bairro e idade. Fonte IPP: site, aba Prioridade; tabelas_finais/tabela_mapa_cadunico_recortes_bairro_2026.csv.</w:t>
      </w:r>
    </w:p>
  </w:comment>
  <w:comment w:id="126" w:author="Revisão IPP" w:date="2026-10-19T16:13:26Z" w:initials="IPP">
    <w:p w14:paraId="442045BF" w14:textId="77777777">
      <w:r>
        <w:rPr>
          <w:rStyle w:val="CommentReference"/>
        </w:rPr>
        <w:annotationRef/>
      </w:r>
      <w:r>
        <w:rPr>
          <w:color w:val="000000"/>
          <w:sz w:val="20"/>
          <w:szCs w:val="20"/>
        </w:rPr>
        <w:t xml:space="preserve">Compromisso do IPP; validar com a equipe (ver a resposta na 4.3).</w:t>
      </w:r>
    </w:p>
  </w:comment>
  <w:comment w:id="127" w:author="Revisão IPP" w:date="2026-10-19T16:13:27Z" w:initials="IPP">
    <w:p w14:paraId="6BC35B56" w14:textId="77777777">
      <w:r>
        <w:rPr>
          <w:rStyle w:val="CommentReference"/>
        </w:rPr>
        <w:annotationRef/>
      </w:r>
      <w:r>
        <w:rPr>
          <w:color w:val="000000"/>
          <w:sz w:val="20"/>
          <w:szCs w:val="20"/>
        </w:rPr>
        <w:t xml:space="preserve">Não há essa camada no repositório (dados_locais/geo/ só tem limites de bairros, CAP, municípios e UF). Sugestão: '…com apoio cartográfico do IPP, a partir de cadastro a ser produzido pelos órgãos responsáveis'.</w:t>
      </w:r>
    </w:p>
  </w:comment>
  <w:comment w:id="128" w:author="Revisão IPP" w:date="2026-10-19T16:13:27Z" w:initials="IPP">
    <w:p w14:paraId="4CA4B279" w14:textId="77777777">
      <w:r>
        <w:rPr>
          <w:rStyle w:val="CommentReference"/>
        </w:rPr>
        <w:annotationRef/>
      </w:r>
      <w:r>
        <w:rPr>
          <w:color w:val="000000"/>
          <w:sz w:val="20"/>
          <w:szCs w:val="20"/>
        </w:rPr>
        <w:t xml:space="preserve">Valor correto se calculado com as taxas sem arredondamento (83,96 − 80,82 = 3,14). Com os valores arredondados do texto (84,0 − 80,8), o leitor obterá 3,2. Sugere-se informar '3,2 pontos' ou explicitar que a diferença foi calculada com as taxas sem arredondamento. Fonte IPP: site, aba Família e Cuidados; tabelas_finais/sidra_taxa_frequencia_0_6_raca_2022.csv.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D5A87B" w15:done="0"/>
  <w15:commentEx w15:paraId="49F8E073" w15:done="0"/>
  <w15:commentEx w15:paraId="2680CBFA" w15:done="0"/>
  <w15:commentEx w15:paraId="0924D516" w15:done="0"/>
  <w15:commentEx w15:paraId="4FFBF4FA" w15:done="0"/>
  <w15:commentEx w15:paraId="4B8E98C0" w15:done="0"/>
  <w15:commentEx w15:paraId="5BB4A0D4" w15:done="0"/>
  <w15:commentEx w15:paraId="014367D0" w15:done="0"/>
  <w15:commentEx w15:paraId="32EE3283" w15:done="0"/>
  <w15:commentEx w15:paraId="6D8CF550" w15:done="0"/>
  <w15:commentEx w15:paraId="423782E6" w15:done="0"/>
  <w15:commentEx w15:paraId="002ECADA" w15:paraIdParent="423782E6" w15:done="0"/>
  <w15:commentEx w15:paraId="322C8218" w15:done="0"/>
  <w15:commentEx w15:paraId="2A34CBD8" w15:done="0"/>
  <w15:commentEx w15:paraId="6729F08F" w15:done="0"/>
  <w15:commentEx w15:paraId="5DF8EF00" w15:done="0"/>
  <w15:commentEx w15:paraId="46AE804F" w15:done="0"/>
  <w15:commentEx w15:paraId="577B19E4" w15:done="0"/>
  <w15:commentEx w15:paraId="47EF8FD3" w15:done="0"/>
  <w15:commentEx w15:paraId="6C0812A7" w15:done="0"/>
  <w15:commentEx w15:paraId="0BD5DEAC" w15:done="0"/>
  <w15:commentEx w15:paraId="17E1E2E0" w15:done="0"/>
  <w15:commentEx w15:paraId="42F3F455" w15:done="0"/>
  <w15:commentEx w15:paraId="0B7C4E3B" w15:paraIdParent="41D5A87B" w15:done="0"/>
  <w15:commentEx w15:paraId="57AED4E1" w15:paraIdParent="49F8E073" w15:done="0"/>
  <w15:commentEx w15:paraId="220CADD8" w15:done="0"/>
  <w15:commentEx w15:paraId="4E30A86F" w15:done="0"/>
  <w15:commentEx w15:paraId="210297EA" w15:done="0"/>
  <w15:commentEx w15:paraId="6E34B233" w15:paraIdParent="0924D516" w15:done="0"/>
  <w15:commentEx w15:paraId="0DEF2EAE" w15:done="0"/>
  <w15:commentEx w15:paraId="7CD9407A" w15:paraIdParent="4B8E98C0" w15:done="0"/>
  <w15:commentEx w15:paraId="01715B68" w15:paraIdParent="5BB4A0D4" w15:done="0"/>
  <w15:commentEx w15:paraId="5ECF5501" w15:paraIdParent="014367D0" w15:done="0"/>
  <w15:commentEx w15:paraId="3AFFA13F" w15:paraIdParent="32EE3283" w15:done="0"/>
  <w15:commentEx w15:paraId="1C00B4CF" w15:done="0"/>
  <w15:commentEx w15:paraId="346793DC" w15:paraIdParent="6D8CF550" w15:done="0"/>
  <w15:commentEx w15:paraId="6868E34A" w15:done="0"/>
  <w15:commentEx w15:paraId="573FBC45" w15:paraIdParent="423782E6" w15:done="0"/>
  <w15:commentEx w15:paraId="557A1126" w15:done="0"/>
  <w15:commentEx w15:paraId="047F19E3" w15:paraIdParent="322C8218" w15:done="0"/>
  <w15:commentEx w15:paraId="70380A81" w15:paraIdParent="2A34CBD8" w15:done="0"/>
  <w15:commentEx w15:paraId="21B4DC4A" w15:paraIdParent="6729F08F" w15:done="0"/>
  <w15:commentEx w15:paraId="28DC46C2" w15:paraIdParent="5DF8EF00" w15:done="0"/>
  <w15:commentEx w15:paraId="41F22D48" w15:done="0"/>
  <w15:commentEx w15:paraId="4E8587C8" w15:paraIdParent="577B19E4" w15:done="0"/>
  <w15:commentEx w15:paraId="442045BF" w15:paraIdParent="46AE804F" w15:done="0"/>
  <w15:commentEx w15:paraId="6BC35B56" w15:paraIdParent="47EF8FD3" w15:done="0"/>
  <w15:commentEx w15:paraId="4CA4B2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01B6E3" w16cex:dateUtc="2026-10-15T23:00:00Z"/>
  <w16cex:commentExtensible w16cex:durableId="02F64607" w16cex:dateUtc="2026-10-15T23:01:00Z"/>
  <w16cex:commentExtensible w16cex:durableId="1E66B25E" w16cex:dateUtc="2026-10-15T23:03:00Z"/>
  <w16cex:commentExtensible w16cex:durableId="2691D5F4" w16cex:dateUtc="2026-10-15T23:06:00Z"/>
  <w16cex:commentExtensible w16cex:durableId="5716CF62" w16cex:dateUtc="2026-10-15T23:25:00Z"/>
  <w16cex:commentExtensible w16cex:durableId="69E604EC" w16cex:dateUtc="2026-10-15T23:26:00Z"/>
  <w16cex:commentExtensible w16cex:durableId="76661336" w16cex:dateUtc="2026-10-15T23:28:00Z"/>
  <w16cex:commentExtensible w16cex:durableId="6C04DCD2" w16cex:dateUtc="2026-10-15T23:37:00Z"/>
  <w16cex:commentExtensible w16cex:durableId="57FC15FD" w16cex:dateUtc="2026-10-15T23:40:00Z"/>
  <w16cex:commentExtensible w16cex:durableId="026C824F" w16cex:dateUtc="2026-10-15T23:46:00Z"/>
  <w16cex:commentExtensible w16cex:durableId="5581D530" w16cex:dateUtc="2026-10-15T23:49:00Z"/>
  <w16cex:commentExtensible w16cex:durableId="0FE7816B" w16cex:dateUtc="2026-10-15T23:50:00Z"/>
  <w16cex:commentExtensible w16cex:durableId="05DB647E" w16cex:dateUtc="2026-10-15T23:52:00Z"/>
  <w16cex:commentExtensible w16cex:durableId="392D46F8" w16cex:dateUtc="2026-10-15T23:54:00Z"/>
  <w16cex:commentExtensible w16cex:durableId="5799D788" w16cex:dateUtc="2026-10-15T23:54:00Z"/>
  <w16cex:commentExtensible w16cex:durableId="7E77D5CE" w16cex:dateUtc="2026-10-15T23:54:00Z"/>
  <w16cex:commentExtensible w16cex:durableId="15C68998" w16cex:dateUtc="2026-10-15T23:55:00Z"/>
  <w16cex:commentExtensible w16cex:durableId="5C99441C" w16cex:dateUtc="2026-10-15T23:56:00Z"/>
  <w16cex:commentExtensible w16cex:durableId="577DD457" w16cex:dateUtc="2026-10-15T23:58:00Z"/>
  <w16cex:commentExtensible w16cex:durableId="01F3E518" w16cex:dateUtc="2026-10-19T16:13:16Z"/>
  <w16cex:commentExtensible w16cex:durableId="051FE1A0" w16cex:dateUtc="2026-10-19T16:13:16Z"/>
  <w16cex:commentExtensible w16cex:durableId="771A836B" w16cex:dateUtc="2026-10-19T16:13:17Z"/>
  <w16cex:commentExtensible w16cex:durableId="61D0210F" w16cex:dateUtc="2026-10-19T16:13:17Z"/>
  <w16cex:commentExtensible w16cex:durableId="18223364" w16cex:dateUtc="2026-10-19T16:13:17Z"/>
  <w16cex:commentExtensible w16cex:durableId="4741B983" w16cex:dateUtc="2026-10-19T16:13:18Z"/>
  <w16cex:commentExtensible w16cex:durableId="02E4F07A" w16cex:dateUtc="2026-10-19T16:13:18Z"/>
  <w16cex:commentExtensible w16cex:durableId="73BA492A" w16cex:dateUtc="2026-10-19T16:13:18Z"/>
  <w16cex:commentExtensible w16cex:durableId="647F8CA0" w16cex:dateUtc="2026-10-19T16:13:18Z"/>
  <w16cex:commentExtensible w16cex:durableId="24B3231A" w16cex:dateUtc="2026-10-19T16:13:19Z"/>
  <w16cex:commentExtensible w16cex:durableId="5578F197" w16cex:dateUtc="2026-10-19T16:13:19Z"/>
  <w16cex:commentExtensible w16cex:durableId="64D677F7" w16cex:dateUtc="2026-10-19T16:13:20Z"/>
  <w16cex:commentExtensible w16cex:durableId="78848907" w16cex:dateUtc="2026-10-19T16:13:21Z"/>
  <w16cex:commentExtensible w16cex:durableId="1DD9404B" w16cex:dateUtc="2026-10-19T16:13:21Z"/>
  <w16cex:commentExtensible w16cex:durableId="039FB7AC" w16cex:dateUtc="2026-10-19T16:13:21Z"/>
  <w16cex:commentExtensible w16cex:durableId="23052E36" w16cex:dateUtc="2026-10-19T16:13:22Z"/>
  <w16cex:commentExtensible w16cex:durableId="11D1E65D" w16cex:dateUtc="2026-10-19T16:13:22Z"/>
  <w16cex:commentExtensible w16cex:durableId="44326D99" w16cex:dateUtc="2026-10-19T16:13:22Z"/>
  <w16cex:commentExtensible w16cex:durableId="24CE40FF" w16cex:dateUtc="2026-10-19T16:13:23Z"/>
  <w16cex:commentExtensible w16cex:durableId="69293C8A" w16cex:dateUtc="2026-10-19T16:13:23Z"/>
  <w16cex:commentExtensible w16cex:durableId="2CAB1B73" w16cex:dateUtc="2026-10-19T16:13:23Z"/>
  <w16cex:commentExtensible w16cex:durableId="38596C6A" w16cex:dateUtc="2026-10-19T16:13:24Z"/>
  <w16cex:commentExtensible w16cex:durableId="3758A966" w16cex:dateUtc="2026-10-19T16:13:24Z"/>
  <w16cex:commentExtensible w16cex:durableId="79DBCE04" w16cex:dateUtc="2026-10-19T16:13:24Z"/>
  <w16cex:commentExtensible w16cex:durableId="73544614" w16cex:dateUtc="2026-10-19T16:13:25Z"/>
  <w16cex:commentExtensible w16cex:durableId="16FD2109" w16cex:dateUtc="2026-10-19T16:13:26Z"/>
  <w16cex:commentExtensible w16cex:durableId="19DFE338" w16cex:dateUtc="2026-10-19T16:13:26Z"/>
  <w16cex:commentExtensible w16cex:durableId="78070ACA" w16cex:dateUtc="2026-10-19T16:13:27Z"/>
  <w16cex:commentExtensible w16cex:durableId="128588A2" w16cex:dateUtc="2026-10-19T16:13:2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D5A87B" w16cid:durableId="6F01B6E3"/>
  <w16cid:commentId w16cid:paraId="49F8E073" w16cid:durableId="02F64607"/>
  <w16cid:commentId w16cid:paraId="2680CBFA" w16cid:durableId="1E66B25E"/>
  <w16cid:commentId w16cid:paraId="0924D516" w16cid:durableId="2691D5F4"/>
  <w16cid:commentId w16cid:paraId="4FFBF4FA" w16cid:durableId="5716CF62"/>
  <w16cid:commentId w16cid:paraId="4B8E98C0" w16cid:durableId="69E604EC"/>
  <w16cid:commentId w16cid:paraId="5BB4A0D4" w16cid:durableId="76661336"/>
  <w16cid:commentId w16cid:paraId="014367D0" w16cid:durableId="6C04DCD2"/>
  <w16cid:commentId w16cid:paraId="32EE3283" w16cid:durableId="57FC15FD"/>
  <w16cid:commentId w16cid:paraId="6D8CF550" w16cid:durableId="026C824F"/>
  <w16cid:commentId w16cid:paraId="423782E6" w16cid:durableId="5581D530"/>
  <w16cid:commentId w16cid:paraId="002ECADA" w16cid:durableId="0FE7816B"/>
  <w16cid:commentId w16cid:paraId="322C8218" w16cid:durableId="05DB647E"/>
  <w16cid:commentId w16cid:paraId="2A34CBD8" w16cid:durableId="392D46F8"/>
  <w16cid:commentId w16cid:paraId="6729F08F" w16cid:durableId="5799D788"/>
  <w16cid:commentId w16cid:paraId="5DF8EF00" w16cid:durableId="7E77D5CE"/>
  <w16cid:commentId w16cid:paraId="46AE804F" w16cid:durableId="15C68998"/>
  <w16cid:commentId w16cid:paraId="577B19E4" w16cid:durableId="5C99441C"/>
  <w16cid:commentId w16cid:paraId="47EF8FD3" w16cid:durableId="577DD457"/>
  <w16cid:commentId w16cid:paraId="6C0812A7" w16cid:durableId="01F3E518"/>
  <w16cid:commentId w16cid:paraId="0BD5DEAC" w16cid:durableId="051FE1A0"/>
  <w16cid:commentId w16cid:paraId="17E1E2E0" w16cid:durableId="771A836B"/>
  <w16cid:commentId w16cid:paraId="42F3F455" w16cid:durableId="61D0210F"/>
  <w16cid:commentId w16cid:paraId="0B7C4E3B" w16cid:durableId="18223364"/>
  <w16cid:commentId w16cid:paraId="57AED4E1" w16cid:durableId="4741B983"/>
  <w16cid:commentId w16cid:paraId="220CADD8" w16cid:durableId="02E4F07A"/>
  <w16cid:commentId w16cid:paraId="4E30A86F" w16cid:durableId="73BA492A"/>
  <w16cid:commentId w16cid:paraId="210297EA" w16cid:durableId="647F8CA0"/>
  <w16cid:commentId w16cid:paraId="6E34B233" w16cid:durableId="24B3231A"/>
  <w16cid:commentId w16cid:paraId="0DEF2EAE" w16cid:durableId="5578F197"/>
  <w16cid:commentId w16cid:paraId="7CD9407A" w16cid:durableId="64D677F7"/>
  <w16cid:commentId w16cid:paraId="01715B68" w16cid:durableId="78848907"/>
  <w16cid:commentId w16cid:paraId="5ECF5501" w16cid:durableId="1DD9404B"/>
  <w16cid:commentId w16cid:paraId="3AFFA13F" w16cid:durableId="039FB7AC"/>
  <w16cid:commentId w16cid:paraId="1C00B4CF" w16cid:durableId="23052E36"/>
  <w16cid:commentId w16cid:paraId="346793DC" w16cid:durableId="11D1E65D"/>
  <w16cid:commentId w16cid:paraId="6868E34A" w16cid:durableId="44326D99"/>
  <w16cid:commentId w16cid:paraId="573FBC45" w16cid:durableId="24CE40FF"/>
  <w16cid:commentId w16cid:paraId="557A1126" w16cid:durableId="69293C8A"/>
  <w16cid:commentId w16cid:paraId="047F19E3" w16cid:durableId="2CAB1B73"/>
  <w16cid:commentId w16cid:paraId="70380A81" w16cid:durableId="38596C6A"/>
  <w16cid:commentId w16cid:paraId="21B4DC4A" w16cid:durableId="3758A966"/>
  <w16cid:commentId w16cid:paraId="28DC46C2" w16cid:durableId="79DBCE04"/>
  <w16cid:commentId w16cid:paraId="41F22D48" w16cid:durableId="73544614"/>
  <w16cid:commentId w16cid:paraId="4E8587C8" w16cid:durableId="16FD2109"/>
  <w16cid:commentId w16cid:paraId="442045BF" w16cid:durableId="19DFE338"/>
  <w16cid:commentId w16cid:paraId="6BC35B56" w16cid:durableId="78070ACA"/>
  <w16cid:commentId w16cid:paraId="4CA4B279" w16cid:durableId="128588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09699" w14:textId="77777777" w:rsidR="002E04E1" w:rsidRDefault="002E04E1">
      <w:pPr>
        <w:spacing w:after="0"/>
      </w:pPr>
      <w:r>
        <w:separator/>
      </w:r>
    </w:p>
  </w:endnote>
  <w:endnote w:type="continuationSeparator" w:id="0">
    <w:p w14:paraId="30A7B491" w14:textId="77777777" w:rsidR="002E04E1" w:rsidRDefault="002E04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17019" w14:textId="60644C5D" w:rsidR="00586260" w:rsidRDefault="00000000">
    <w:pPr>
      <w:jc w:val="center"/>
    </w:pPr>
    <w:r>
      <w:fldChar w:fldCharType="begin"/>
    </w:r>
    <w:r>
      <w:instrText>PAGE</w:instrText>
    </w:r>
    <w:r w:rsidR="00DA346B">
      <w:fldChar w:fldCharType="separate"/>
    </w:r>
    <w:r w:rsidR="00DA346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2DCD1" w14:textId="77777777" w:rsidR="002E04E1" w:rsidRDefault="002E04E1">
      <w:pPr>
        <w:spacing w:after="0"/>
      </w:pPr>
      <w:r>
        <w:separator/>
      </w:r>
    </w:p>
  </w:footnote>
  <w:footnote w:type="continuationSeparator" w:id="0">
    <w:p w14:paraId="6EE234DA" w14:textId="77777777" w:rsidR="002E04E1" w:rsidRDefault="002E04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7E94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AA31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8550429">
    <w:abstractNumId w:val="0"/>
  </w:num>
  <w:num w:numId="2" w16cid:durableId="15140350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Sampaio">
    <w15:presenceInfo w15:providerId="Windows Live" w15:userId="8ee6f5777ff0c0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86260"/>
    <w:rsid w:val="001A2ADE"/>
    <w:rsid w:val="002E04E1"/>
    <w:rsid w:val="00312B4D"/>
    <w:rsid w:val="0045088F"/>
    <w:rsid w:val="00480649"/>
    <w:rsid w:val="00586260"/>
    <w:rsid w:val="005E40C3"/>
    <w:rsid w:val="00611077"/>
    <w:rsid w:val="00684E58"/>
    <w:rsid w:val="006A19B1"/>
    <w:rsid w:val="006A3A64"/>
    <w:rsid w:val="006D0D9F"/>
    <w:rsid w:val="00723067"/>
    <w:rsid w:val="0076669E"/>
    <w:rsid w:val="007C16C8"/>
    <w:rsid w:val="008F14DD"/>
    <w:rsid w:val="00AD5DA2"/>
    <w:rsid w:val="00DA346B"/>
    <w:rsid w:val="00DE656D"/>
    <w:rsid w:val="00E8696B"/>
    <w:rsid w:val="00F34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16B49"/>
  <w15:docId w15:val="{7ECC0046-E718-4853-8696-DF0784000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BR"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rPr>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Refdecomentrio">
    <w:name w:val="annotation reference"/>
    <w:basedOn w:val="Fontepargpadro"/>
    <w:rsid w:val="00DA346B"/>
    <w:rPr>
      <w:sz w:val="16"/>
      <w:szCs w:val="16"/>
    </w:rPr>
  </w:style>
  <w:style w:type="paragraph" w:styleId="Textodecomentrio">
    <w:name w:val="annotation text"/>
    <w:basedOn w:val="Normal"/>
    <w:link w:val="TextodecomentrioChar"/>
    <w:rsid w:val="00DA346B"/>
    <w:rPr>
      <w:sz w:val="20"/>
      <w:szCs w:val="20"/>
    </w:rPr>
  </w:style>
  <w:style w:type="character" w:customStyle="1" w:styleId="TextodecomentrioChar">
    <w:name w:val="Texto de comentário Char"/>
    <w:basedOn w:val="Fontepargpadro"/>
    <w:link w:val="Textodecomentrio"/>
    <w:rsid w:val="00DA346B"/>
    <w:rPr>
      <w:sz w:val="20"/>
      <w:szCs w:val="20"/>
    </w:rPr>
  </w:style>
  <w:style w:type="paragraph" w:styleId="Assuntodocomentrio">
    <w:name w:val="annotation subject"/>
    <w:basedOn w:val="Textodecomentrio"/>
    <w:next w:val="Textodecomentrio"/>
    <w:link w:val="AssuntodocomentrioChar"/>
    <w:rsid w:val="00DA346B"/>
    <w:rPr>
      <w:b/>
      <w:bCs/>
    </w:rPr>
  </w:style>
  <w:style w:type="character" w:customStyle="1" w:styleId="AssuntodocomentrioChar">
    <w:name w:val="Assunto do comentário Char"/>
    <w:basedOn w:val="TextodecomentrioChar"/>
    <w:link w:val="Assuntodocomentrio"/>
    <w:rsid w:val="00DA34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orumseguranca.org.br/wp-content/uploads/2021/12/violencia-contra-criancas-e-adolescentes-2019-2021-OLD.pdf" TargetMode="External"/><Relationship Id="rId21" Type="http://schemas.openxmlformats.org/officeDocument/2006/relationships/hyperlink" Target="https://ncpi.org.br/en/publicacao/racismo-educacao-infantil-e-desenvolvimento-na-primeira-infancia/" TargetMode="External"/><Relationship Id="rId42" Type="http://schemas.openxmlformats.org/officeDocument/2006/relationships/hyperlink" Target="https://prefeitura.rio/acao-comunitaria/prefeitura-entrega-mais-vinte-imoveis-do-projeto-casa-carioca-no-jacarezinho/" TargetMode="External"/><Relationship Id="rId47" Type="http://schemas.openxmlformats.org/officeDocument/2006/relationships/hyperlink" Target="https://sidra.ibge.gov.br/tabela/9606" TargetMode="External"/><Relationship Id="rId63" Type="http://schemas.openxmlformats.org/officeDocument/2006/relationships/hyperlink" Target="https://www2.camara.leg.br/legin/fed/decret/2025/decreto-12574-5-agosto-2025-797814-publicacaooriginal-176056-pe.html" TargetMode="External"/><Relationship Id="rId68" Type="http://schemas.openxmlformats.org/officeDocument/2006/relationships/hyperlink" Target="https://mulher.prefeitura.rio/wp-content/uploads/sites/41/2024/02/2023_3Ed_MapadaMulherCarioca_SPM-Rio.pdf" TargetMode="External"/><Relationship Id="rId84" Type="http://schemas.openxmlformats.org/officeDocument/2006/relationships/hyperlink" Target="https://saude.prefeitura.rio/saude-da-crianca-e-do-adolescente/" TargetMode="External"/><Relationship Id="rId89" Type="http://schemas.openxmlformats.org/officeDocument/2006/relationships/hyperlink" Target="https://educacao.prefeitura.rio/participa/" TargetMode="External"/><Relationship Id="rId16" Type="http://schemas.openxmlformats.org/officeDocument/2006/relationships/hyperlink" Target="https://drive.google.com/file/d/1C6WtiqQcblt83Ph9o4KOlcTIbT-WQp22/view" TargetMode="External"/><Relationship Id="rId11" Type="http://schemas.microsoft.com/office/2011/relationships/commentsExtended" Target="commentsExtended.xml"/><Relationship Id="rId32" Type="http://schemas.openxmlformats.org/officeDocument/2006/relationships/hyperlink" Target="https://saude.prefeitura.rio/saude-da-crianca-e-do-adolescente/" TargetMode="External"/><Relationship Id="rId37" Type="http://schemas.openxmlformats.org/officeDocument/2006/relationships/hyperlink" Target="https://saude.prefeitura.rio/saude-da-crianca-e-do-adolescente/" TargetMode="External"/><Relationship Id="rId53" Type="http://schemas.openxmlformats.org/officeDocument/2006/relationships/hyperlink" Target="https://www.unicef.org/brazil/media/23876/file" TargetMode="External"/><Relationship Id="rId58" Type="http://schemas.openxmlformats.org/officeDocument/2006/relationships/hyperlink" Target="https://primeirainfanciaprimeiro.fmcsv.org.br/" TargetMode="External"/><Relationship Id="rId74" Type="http://schemas.openxmlformats.org/officeDocument/2006/relationships/hyperlink" Target="https://epirio.svs.rio.br/wp-content/uploads/2025/11/Saude_Negra_2025fim2025_11_19.html" TargetMode="External"/><Relationship Id="rId79" Type="http://schemas.openxmlformats.org/officeDocument/2006/relationships/hyperlink" Target="https://www.unicef.org/brazil/relatorios/indicadores-da-qualidade-na-educacao-relacoes-raciais-na-escola-antirracista-em-movimento" TargetMode="External"/><Relationship Id="rId5" Type="http://schemas.openxmlformats.org/officeDocument/2006/relationships/footnotes" Target="footnotes.xml"/><Relationship Id="rId90" Type="http://schemas.openxmlformats.org/officeDocument/2006/relationships/hyperlink" Target="https://prefeitura.rio/acao-comunitaria/prefeitura-entrega-mais-vinte-imoveis-do-projeto-casa-carioca-no-jacarezinho/" TargetMode="External"/><Relationship Id="rId95" Type="http://schemas.openxmlformats.org/officeDocument/2006/relationships/fontTable" Target="fontTable.xml"/><Relationship Id="rId22" Type="http://schemas.openxmlformats.org/officeDocument/2006/relationships/hyperlink" Target="https://www.unicef.org/brazil/relatorios/indicadores-da-qualidade-na-educacao-relacoes-raciais-na-escola-antirracista-em-movimento" TargetMode="External"/><Relationship Id="rId27" Type="http://schemas.openxmlformats.org/officeDocument/2006/relationships/hyperlink" Target="https://www.scielo.br/j/csc/a/JqLwWgZnccWNK6yGYfqCLsh/abstract/?lang=pt" TargetMode="External"/><Relationship Id="rId43" Type="http://schemas.openxmlformats.org/officeDocument/2006/relationships/hyperlink" Target="https://prefeitura.rio/casa-civil/prefeitura-lanca-politica-municipal-integrada-da-primeira-infancia-carioca-pequenos-cariocas/" TargetMode="External"/><Relationship Id="rId48" Type="http://schemas.openxmlformats.org/officeDocument/2006/relationships/hyperlink" Target="https://www.gov.br/inep/pt-br/acesso-a-informacao/dados-abertos/microdados/censo-escolar" TargetMode="External"/><Relationship Id="rId64" Type="http://schemas.openxmlformats.org/officeDocument/2006/relationships/hyperlink" Target="https://www.gov.br/casacivil/pt-br/assuntos/noticias/2025/setembro/governo-do-brasil-autoriza-r-12-bilhoes-em-nova-linha-de-credito-para-produtores-rurais-atingidos-por-eventos-climaticos/2025_09_05_assinado_do1_extra_b.pdf/@@download/file" TargetMode="External"/><Relationship Id="rId69" Type="http://schemas.openxmlformats.org/officeDocument/2006/relationships/hyperlink" Target="https://epirio.svs.rio.br/wp-content/uploads/2026/06/Infografico_ViolenciaCrianca_2025_A4_Final_curvas-03062026.pdf" TargetMode="External"/><Relationship Id="rId80" Type="http://schemas.openxmlformats.org/officeDocument/2006/relationships/hyperlink" Target="https://ncpi.org.br/en/publicacao/racismo-educacao-infantil-e-desenvolvimento-na-primeira-infancia/" TargetMode="External"/><Relationship Id="rId85" Type="http://schemas.openxmlformats.org/officeDocument/2006/relationships/hyperlink" Target="https://saude.prefeitura.rio/reabilitacao/" TargetMode="Externa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fiocruz.tghn.org/articles/ethnoracial-inequalities-and-child-mortality-brazil-nationwide-longitudinal-study-19-million-newborn-babies/" TargetMode="External"/><Relationship Id="rId25" Type="http://schemas.openxmlformats.org/officeDocument/2006/relationships/hyperlink" Target="https://mulher.prefeitura.rio/wp-content/uploads/sites/41/2024/02/2023_3Ed_MapadaMulherCarioca_SPM-Rio.pdf" TargetMode="External"/><Relationship Id="rId33" Type="http://schemas.openxmlformats.org/officeDocument/2006/relationships/hyperlink" Target="https://saude.prefeitura.rio/saude-da-crianca-e-do-adolescente/" TargetMode="External"/><Relationship Id="rId38" Type="http://schemas.openxmlformats.org/officeDocument/2006/relationships/hyperlink" Target="https://saude.prefeitura.rio/reabilitacao/" TargetMode="External"/><Relationship Id="rId46" Type="http://schemas.openxmlformats.org/officeDocument/2006/relationships/hyperlink" Target="https://docs.google.com/spreadsheets/d/10hDfEEsgpbfwJlBAsj8uA52RBHDdtHKZ/edit" TargetMode="External"/><Relationship Id="rId59" Type="http://schemas.openxmlformats.org/officeDocument/2006/relationships/hyperlink" Target="https://fundacaomariacecilia.org.br/noticias/fundacao-maria-cecilia-souto-vidigal-lanca-a-plataforma-primeira-infancia-primeiro/" TargetMode="External"/><Relationship Id="rId67" Type="http://schemas.openxmlformats.org/officeDocument/2006/relationships/hyperlink" Target="https://forumseguranca.org.br/wp-content/uploads/2021/12/violencia-contra-criancas-e-adolescentes-2019-2021-OLD.pdf" TargetMode="External"/><Relationship Id="rId20" Type="http://schemas.openxmlformats.org/officeDocument/2006/relationships/hyperlink" Target="https://docs.google.com/spreadsheets/d/13ay6nYdr4qTTf2PZCtPFCs8Vz_auHV7QxjPMZJztoGU/edit" TargetMode="External"/><Relationship Id="rId41" Type="http://schemas.openxmlformats.org/officeDocument/2006/relationships/hyperlink" Target="https://educacao.prefeitura.rio/participa/" TargetMode="External"/><Relationship Id="rId54" Type="http://schemas.openxmlformats.org/officeDocument/2006/relationships/hyperlink" Target="https://www.unicef.org/brazil/pia" TargetMode="External"/><Relationship Id="rId62" Type="http://schemas.openxmlformats.org/officeDocument/2006/relationships/hyperlink" Target="https://docs.google.com/spreadsheets/d/10hDfEEsgpbfwJlBAsj8uA52RBHDdtHKZ/edit" TargetMode="External"/><Relationship Id="rId70" Type="http://schemas.openxmlformats.org/officeDocument/2006/relationships/hyperlink" Target="https://www.gov.br/igualdaderacial/pt-br/assuntos/noticias/mir-apresenta-plano-de-acao-do-comite-gestor-da-estrategia-primeira-infancia-antirracista/20251126PlanoTrabalhoInterministerialPIA.pdf" TargetMode="External"/><Relationship Id="rId75" Type="http://schemas.openxmlformats.org/officeDocument/2006/relationships/hyperlink" Target="https://ipp-dados.github.io/analise_primeira_infancia/" TargetMode="External"/><Relationship Id="rId83" Type="http://schemas.openxmlformats.org/officeDocument/2006/relationships/hyperlink" Target="https://prefeitura.rio/casa-civil/prefeitura-lanca-politica-municipal-integrada-da-primeira-infancia-carioca-pequenos-cariocas/" TargetMode="External"/><Relationship Id="rId88" Type="http://schemas.openxmlformats.org/officeDocument/2006/relationships/hyperlink" Target="https://ambienteclima.prefeitura.rio/praca-da-primeira-infancia/" TargetMode="External"/><Relationship Id="rId91" Type="http://schemas.openxmlformats.org/officeDocument/2006/relationships/image" Target="media/image2.jpg"/><Relationship Id="rId9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google.com/spreadsheets/d/13ay6nYdr4qTTf2PZCtPFCs8Vz_auHV7QxjPMZJztoGU/edit" TargetMode="External"/><Relationship Id="rId23" Type="http://schemas.openxmlformats.org/officeDocument/2006/relationships/hyperlink" Target="https://www.unicef.org/brazil/relatorios/pobreza-multidimensional-na-infancia-e-adolescencia-no-brasil-2017-2023" TargetMode="External"/><Relationship Id="rId28" Type="http://schemas.openxmlformats.org/officeDocument/2006/relationships/hyperlink" Target="https://www2.camara.leg.br/legin/fed/decret/2025/decreto-12574-5-agosto-2025-797814-publicacaooriginal-176056-pe.html" TargetMode="External"/><Relationship Id="rId36" Type="http://schemas.openxmlformats.org/officeDocument/2006/relationships/hyperlink" Target="https://saude.prefeitura.rio/saude-da-crianca-e-do-adolescente/" TargetMode="External"/><Relationship Id="rId49" Type="http://schemas.openxmlformats.org/officeDocument/2006/relationships/hyperlink" Target="https://datasus.saude.gov.br/estatisticas-vitais/" TargetMode="External"/><Relationship Id="rId57" Type="http://schemas.openxmlformats.org/officeDocument/2006/relationships/hyperlink" Target="https://fiocruz.br/noticia/2022/09/estudo-aponta-para-profundas-desigualdades-na-mortalidade-de-criancas-no-brasil" TargetMode="External"/><Relationship Id="rId10" Type="http://schemas.openxmlformats.org/officeDocument/2006/relationships/comments" Target="comments.xml"/><Relationship Id="rId31" Type="http://schemas.openxmlformats.org/officeDocument/2006/relationships/hyperlink" Target="https://prefeitura.rio/casa-civil/prefeitura-lanca-politica-municipal-integrada-da-primeira-infancia-carioca-pequenos-cariocas/" TargetMode="External"/><Relationship Id="rId44" Type="http://schemas.openxmlformats.org/officeDocument/2006/relationships/hyperlink" Target="https://assistenciasocial.prefeitura.rio/familia-e-comunidade/" TargetMode="External"/><Relationship Id="rId52" Type="http://schemas.openxmlformats.org/officeDocument/2006/relationships/hyperlink" Target="https://www.unicef.org/brazil/pia" TargetMode="External"/><Relationship Id="rId60" Type="http://schemas.openxmlformats.org/officeDocument/2006/relationships/hyperlink" Target="https://docs.google.com/spreadsheets/d/13ay6nYdr4qTTf2PZCtPFCs8Vz_auHV7QxjPMZJztoGU/edit" TargetMode="External"/><Relationship Id="rId65" Type="http://schemas.openxmlformats.org/officeDocument/2006/relationships/hyperlink" Target="https://sidra.ibge.gov.br/tabela/9606" TargetMode="External"/><Relationship Id="rId73" Type="http://schemas.openxmlformats.org/officeDocument/2006/relationships/hyperlink" Target="https://sidra.ibge.gov.br/tabela/10056" TargetMode="External"/><Relationship Id="rId78" Type="http://schemas.openxmlformats.org/officeDocument/2006/relationships/hyperlink" Target="https://www.unicef.org/brazil/relatorios/pobreza-multidimensional-na-infancia-e-adolescencia-no-brasil-2017-2023" TargetMode="External"/><Relationship Id="rId81" Type="http://schemas.openxmlformats.org/officeDocument/2006/relationships/hyperlink" Target="https://doi.org/10.1590/1413-81232024297.04502024" TargetMode="External"/><Relationship Id="rId86" Type="http://schemas.openxmlformats.org/officeDocument/2006/relationships/hyperlink" Target="https://assistenciasocial.prefeitura.rio/familia-e-comunidade/" TargetMode="External"/><Relationship Id="rId9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pirio.svs.rio.br/wp-content/uploads/2025/11/Saude_Negra_2025fim2025_11_19.html" TargetMode="External"/><Relationship Id="rId13" Type="http://schemas.microsoft.com/office/2018/08/relationships/commentsExtensible" Target="commentsExtensible.xml"/><Relationship Id="rId18" Type="http://schemas.openxmlformats.org/officeDocument/2006/relationships/hyperlink" Target="https://docs.google.com/spreadsheets/d/13ay6nYdr4qTTf2PZCtPFCs8Vz_auHV7QxjPMZJztoGU/edit" TargetMode="External"/><Relationship Id="rId39" Type="http://schemas.openxmlformats.org/officeDocument/2006/relationships/hyperlink" Target="https://ambienteclima.prefeitura.rio/praca-da-primeira-infancia/" TargetMode="External"/><Relationship Id="rId34" Type="http://schemas.openxmlformats.org/officeDocument/2006/relationships/hyperlink" Target="https://assistenciasocial.prefeitura.rio/familia-e-comunidade/" TargetMode="External"/><Relationship Id="rId50" Type="http://schemas.openxmlformats.org/officeDocument/2006/relationships/hyperlink" Target="https://datasus.saude.gov.br/estatisticas-vitais/" TargetMode="External"/><Relationship Id="rId55" Type="http://schemas.openxmlformats.org/officeDocument/2006/relationships/hyperlink" Target="https://forumseguranca.org.br/wp-content/uploads/2021/12/violencia-contra-criancas-e-adolescentes-2019-2021-OLD.pdf" TargetMode="External"/><Relationship Id="rId76" Type="http://schemas.openxmlformats.org/officeDocument/2006/relationships/hyperlink" Target="https://github.com/ipp-dados/analise_primeira_infancia/tree/88ab47c4912ef65ed3177bba1576669ce8fb2898" TargetMode="External"/><Relationship Id="rId97" Type="http://schemas.openxmlformats.org/officeDocument/2006/relationships/theme" Target="theme/theme1.xml"/><Relationship Id="rId7" Type="http://schemas.openxmlformats.org/officeDocument/2006/relationships/hyperlink" Target="https://doweb.rio.rj.gov.br/apifront/portal/edicoes/pdf_diario/14950/3" TargetMode="External"/><Relationship Id="rId71" Type="http://schemas.openxmlformats.org/officeDocument/2006/relationships/hyperlink" Target="https://biblioteca.fmcsv.org.br/biblioteca/politica-nacional-integrada-da-primeira-infancia-pnipi-decreto-no-12-574-de-5-de-agosto-de-2025/" TargetMode="External"/><Relationship Id="rId92" Type="http://schemas.openxmlformats.org/officeDocument/2006/relationships/image" Target="media/image3.jpg"/><Relationship Id="rId2" Type="http://schemas.openxmlformats.org/officeDocument/2006/relationships/styles" Target="styles.xml"/><Relationship Id="rId29" Type="http://schemas.openxmlformats.org/officeDocument/2006/relationships/hyperlink" Target="https://www.gov.br/casacivil/pt-br/assuntos/noticias/2025/setembro/governo-do-brasil-autoriza-r-12-bilhoes-em-nova-linha-de-credito-para-produtores-rurais-atingidos-por-eventos-climaticos/2025_09_05_assinado_do1_extra_b.pdf/@@download/file" TargetMode="External"/><Relationship Id="rId24" Type="http://schemas.openxmlformats.org/officeDocument/2006/relationships/hyperlink" Target="https://epirio.svs.rio.br/wp-content/uploads/2026/06/Infografico_ViolenciaCrianca_2025_A4_Final_curvas-03062026.pdf" TargetMode="External"/><Relationship Id="rId40" Type="http://schemas.openxmlformats.org/officeDocument/2006/relationships/hyperlink" Target="https://ambienteclima.prefeitura.rio/praca-da-primeira-infancia/" TargetMode="External"/><Relationship Id="rId45" Type="http://schemas.openxmlformats.org/officeDocument/2006/relationships/hyperlink" Target="https://drive.google.com/file/d/1C6WtiqQcblt83Ph9o4KOlcTIbT-WQp22/view" TargetMode="External"/><Relationship Id="rId66" Type="http://schemas.openxmlformats.org/officeDocument/2006/relationships/hyperlink" Target="https://fiocruz.tghn.org/articles/ethnoracial-inequalities-and-child-mortality-brazil-nationwide-longitudinal-study-19-million-newborn-babies/" TargetMode="External"/><Relationship Id="rId87" Type="http://schemas.openxmlformats.org/officeDocument/2006/relationships/hyperlink" Target="https://assistenciasocial.prefeitura.rio/cartao-pic/" TargetMode="External"/><Relationship Id="rId61" Type="http://schemas.openxmlformats.org/officeDocument/2006/relationships/hyperlink" Target="https://drive.google.com/file/d/1C6WtiqQcblt83Ph9o4KOlcTIbT-WQp22/view" TargetMode="External"/><Relationship Id="rId82" Type="http://schemas.openxmlformats.org/officeDocument/2006/relationships/hyperlink" Target="https://www.who.int/teams/maternal-newborn-child-adolescent-health-and-ageing/child-health/nurturing-care" TargetMode="External"/><Relationship Id="rId19" Type="http://schemas.openxmlformats.org/officeDocument/2006/relationships/hyperlink" Target="https://sidra.ibge.gov.br/tabela/10056" TargetMode="External"/><Relationship Id="rId14" Type="http://schemas.openxmlformats.org/officeDocument/2006/relationships/hyperlink" Target="https://github.com/ipp-dados/analise_primeira_infancia" TargetMode="External"/><Relationship Id="rId30" Type="http://schemas.openxmlformats.org/officeDocument/2006/relationships/image" Target="media/image1.png"/><Relationship Id="rId35" Type="http://schemas.openxmlformats.org/officeDocument/2006/relationships/hyperlink" Target="https://assistenciasocial.prefeitura.rio/cartao-pic/" TargetMode="External"/><Relationship Id="rId56" Type="http://schemas.openxmlformats.org/officeDocument/2006/relationships/hyperlink" Target="https://agencia.fiocruz.br/estudo-aponta-para-profundas-desigualdades-na-mortalidade-de-criancas-no-brasil" TargetMode="External"/><Relationship Id="rId77" Type="http://schemas.openxmlformats.org/officeDocument/2006/relationships/hyperlink" Target="https://www.unicef.org/brazil/pia" TargetMode="External"/><Relationship Id="rId8" Type="http://schemas.openxmlformats.org/officeDocument/2006/relationships/hyperlink" Target="https://sidra.ibge.gov.br/tabela/9606" TargetMode="External"/><Relationship Id="rId51" Type="http://schemas.openxmlformats.org/officeDocument/2006/relationships/hyperlink" Target="https://epirio.svs.rio.br/" TargetMode="External"/><Relationship Id="rId72" Type="http://schemas.openxmlformats.org/officeDocument/2006/relationships/hyperlink" Target="https://conjur.com.br/2025-dez-01/prefeitura-do-rio-anuncia-politica-antirracista-com-diretrizes-de-conduta-para-servidores/" TargetMode="External"/><Relationship Id="rId9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74</Pages>
  <Words>29311</Words>
  <Characters>158285</Characters>
  <Application>Microsoft Office Word</Application>
  <DocSecurity>0</DocSecurity>
  <Lines>1319</Lines>
  <Paragraphs>374</Paragraphs>
  <ScaleCrop>false</ScaleCrop>
  <Company/>
  <LinksUpToDate>false</LinksUpToDate>
  <CharactersWithSpaces>187222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Caroline Sampaio</cp:lastModifiedBy>
  <cp:revision>19</cp:revision>
  <dcterms:created xsi:type="dcterms:W3CDTF">2026-10-06T14:12:00Z</dcterms:created>
  <dcterms:modified xsi:type="dcterms:W3CDTF">2026-10-15T23:58:00Z</dcterms:modified>
  <dc:language>pt-BR</dc:language>
</cp:coreProperties>
</file>